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2C4C1F" w14:textId="77777777" w:rsidR="00D65F94" w:rsidRDefault="00D65F94" w:rsidP="00D65F94">
      <w:pPr>
        <w:pStyle w:val="Normal1"/>
        <w:rPr>
          <w:rFonts w:eastAsia="Times New Roman"/>
        </w:rPr>
      </w:pPr>
    </w:p>
    <w:p w14:paraId="63713240" w14:textId="77777777" w:rsidR="00D65F94" w:rsidRDefault="00D65F94" w:rsidP="00D65F94">
      <w:pPr>
        <w:pStyle w:val="Normal1"/>
        <w:rPr>
          <w:rFonts w:eastAsia="Times New Roman"/>
        </w:rPr>
      </w:pPr>
    </w:p>
    <w:p w14:paraId="08A1BE29" w14:textId="77777777" w:rsidR="00D65F94" w:rsidRDefault="00D65F94" w:rsidP="00D65F94">
      <w:pPr>
        <w:pStyle w:val="Normal1"/>
        <w:rPr>
          <w:rFonts w:eastAsia="Times New Roman"/>
        </w:rPr>
      </w:pPr>
    </w:p>
    <w:p w14:paraId="4008D681" w14:textId="77777777" w:rsidR="00D65F94" w:rsidRDefault="00D65F94" w:rsidP="00D65F94">
      <w:pPr>
        <w:pStyle w:val="Normal1"/>
        <w:rPr>
          <w:rFonts w:eastAsia="Times New Roman"/>
        </w:rPr>
      </w:pPr>
    </w:p>
    <w:p w14:paraId="2E19E1C4" w14:textId="77777777" w:rsidR="00D65F94" w:rsidRDefault="00D65F94" w:rsidP="00D65F94">
      <w:pPr>
        <w:pStyle w:val="Normal1"/>
        <w:rPr>
          <w:rFonts w:eastAsia="Times New Roman"/>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8"/>
        <w:gridCol w:w="2070"/>
        <w:gridCol w:w="2250"/>
      </w:tblGrid>
      <w:tr w:rsidR="00D65F94" w14:paraId="3A8025C7" w14:textId="77777777" w:rsidTr="009535E8">
        <w:tc>
          <w:tcPr>
            <w:tcW w:w="3978" w:type="dxa"/>
            <w:tcBorders>
              <w:top w:val="single" w:sz="4" w:space="0" w:color="auto"/>
              <w:bottom w:val="single" w:sz="4" w:space="0" w:color="auto"/>
              <w:right w:val="single" w:sz="4" w:space="0" w:color="auto"/>
            </w:tcBorders>
          </w:tcPr>
          <w:p w14:paraId="31F6D9F2" w14:textId="77777777" w:rsidR="00D65F94" w:rsidRPr="00164E36" w:rsidRDefault="00D65F94" w:rsidP="009535E8">
            <w:pPr>
              <w:pBdr>
                <w:top w:val="none" w:sz="0" w:space="0" w:color="auto"/>
                <w:left w:val="none" w:sz="0" w:space="0" w:color="auto"/>
                <w:bottom w:val="none" w:sz="0" w:space="0" w:color="auto"/>
                <w:right w:val="none" w:sz="0" w:space="0" w:color="auto"/>
                <w:between w:val="none" w:sz="0" w:space="0" w:color="auto"/>
              </w:pBdr>
              <w:rPr>
                <w:rFonts w:eastAsia="Times New Roman"/>
                <w:b/>
              </w:rPr>
            </w:pPr>
            <w:r w:rsidRPr="00164E36">
              <w:rPr>
                <w:rFonts w:eastAsia="Times New Roman"/>
                <w:b/>
              </w:rPr>
              <w:t>Quality Metric</w:t>
            </w:r>
          </w:p>
        </w:tc>
        <w:tc>
          <w:tcPr>
            <w:tcW w:w="2070" w:type="dxa"/>
            <w:tcBorders>
              <w:top w:val="single" w:sz="4" w:space="0" w:color="auto"/>
              <w:left w:val="single" w:sz="4" w:space="0" w:color="auto"/>
              <w:bottom w:val="single" w:sz="4" w:space="0" w:color="auto"/>
              <w:right w:val="single" w:sz="4" w:space="0" w:color="auto"/>
            </w:tcBorders>
          </w:tcPr>
          <w:p w14:paraId="6613E62A" w14:textId="77777777" w:rsidR="00D65F94" w:rsidRPr="00164E36" w:rsidRDefault="00D65F94" w:rsidP="009535E8">
            <w:pPr>
              <w:pBdr>
                <w:top w:val="none" w:sz="0" w:space="0" w:color="auto"/>
                <w:left w:val="none" w:sz="0" w:space="0" w:color="auto"/>
                <w:bottom w:val="none" w:sz="0" w:space="0" w:color="auto"/>
                <w:right w:val="none" w:sz="0" w:space="0" w:color="auto"/>
                <w:between w:val="none" w:sz="0" w:space="0" w:color="auto"/>
              </w:pBdr>
              <w:rPr>
                <w:rFonts w:eastAsia="Times New Roman"/>
                <w:b/>
              </w:rPr>
            </w:pPr>
            <w:r w:rsidRPr="00164E36">
              <w:rPr>
                <w:rFonts w:eastAsia="Times New Roman"/>
                <w:b/>
              </w:rPr>
              <w:t>Higher in NCGR</w:t>
            </w:r>
          </w:p>
        </w:tc>
        <w:tc>
          <w:tcPr>
            <w:tcW w:w="2250" w:type="dxa"/>
            <w:tcBorders>
              <w:top w:val="single" w:sz="4" w:space="0" w:color="auto"/>
              <w:left w:val="single" w:sz="4" w:space="0" w:color="auto"/>
              <w:bottom w:val="single" w:sz="4" w:space="0" w:color="auto"/>
            </w:tcBorders>
          </w:tcPr>
          <w:p w14:paraId="2471BD84" w14:textId="77777777" w:rsidR="00D65F94" w:rsidRPr="00164E36" w:rsidRDefault="00D65F94" w:rsidP="009535E8">
            <w:pPr>
              <w:pBdr>
                <w:top w:val="none" w:sz="0" w:space="0" w:color="auto"/>
                <w:left w:val="none" w:sz="0" w:space="0" w:color="auto"/>
                <w:bottom w:val="none" w:sz="0" w:space="0" w:color="auto"/>
                <w:right w:val="none" w:sz="0" w:space="0" w:color="auto"/>
                <w:between w:val="none" w:sz="0" w:space="0" w:color="auto"/>
              </w:pBdr>
              <w:rPr>
                <w:rFonts w:eastAsia="Times New Roman"/>
                <w:b/>
              </w:rPr>
            </w:pPr>
            <w:r w:rsidRPr="00164E36">
              <w:rPr>
                <w:rFonts w:eastAsia="Times New Roman"/>
                <w:b/>
              </w:rPr>
              <w:t>Higher in DIB</w:t>
            </w:r>
          </w:p>
        </w:tc>
      </w:tr>
      <w:tr w:rsidR="00D65F94" w14:paraId="7DA9734A" w14:textId="77777777" w:rsidTr="009535E8">
        <w:trPr>
          <w:trHeight w:val="350"/>
        </w:trPr>
        <w:tc>
          <w:tcPr>
            <w:tcW w:w="3978" w:type="dxa"/>
            <w:tcBorders>
              <w:top w:val="single" w:sz="4" w:space="0" w:color="auto"/>
              <w:right w:val="single" w:sz="4" w:space="0" w:color="auto"/>
            </w:tcBorders>
          </w:tcPr>
          <w:p w14:paraId="61361F4E" w14:textId="00688BF3" w:rsidR="00D65F94" w:rsidRDefault="00D65F94" w:rsidP="009535E8">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Transrate score</w:t>
            </w:r>
            <w:r w:rsidR="009535E8">
              <w:rPr>
                <w:rFonts w:eastAsia="Times New Roman"/>
              </w:rPr>
              <w:t>, “cds”</w:t>
            </w:r>
          </w:p>
        </w:tc>
        <w:tc>
          <w:tcPr>
            <w:tcW w:w="2070" w:type="dxa"/>
            <w:tcBorders>
              <w:top w:val="single" w:sz="4" w:space="0" w:color="auto"/>
              <w:left w:val="single" w:sz="4" w:space="0" w:color="auto"/>
              <w:right w:val="single" w:sz="4" w:space="0" w:color="auto"/>
            </w:tcBorders>
          </w:tcPr>
          <w:p w14:paraId="745BCF45" w14:textId="683EE6D9" w:rsidR="00D65F94" w:rsidRDefault="009535E8" w:rsidP="009535E8">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44</w:t>
            </w:r>
          </w:p>
        </w:tc>
        <w:tc>
          <w:tcPr>
            <w:tcW w:w="2250" w:type="dxa"/>
            <w:tcBorders>
              <w:top w:val="single" w:sz="4" w:space="0" w:color="auto"/>
              <w:left w:val="single" w:sz="4" w:space="0" w:color="auto"/>
            </w:tcBorders>
          </w:tcPr>
          <w:p w14:paraId="012B8567" w14:textId="4A1E2D41" w:rsidR="00D65F94" w:rsidRDefault="00D65F94" w:rsidP="009535E8">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5</w:t>
            </w:r>
            <w:r w:rsidR="009535E8">
              <w:rPr>
                <w:rFonts w:eastAsia="Times New Roman"/>
              </w:rPr>
              <w:t>83</w:t>
            </w:r>
          </w:p>
        </w:tc>
      </w:tr>
      <w:tr w:rsidR="009535E8" w14:paraId="4D5ED811" w14:textId="77777777" w:rsidTr="009535E8">
        <w:tc>
          <w:tcPr>
            <w:tcW w:w="3978" w:type="dxa"/>
            <w:tcBorders>
              <w:right w:val="single" w:sz="4" w:space="0" w:color="auto"/>
            </w:tcBorders>
          </w:tcPr>
          <w:p w14:paraId="0A6209B3" w14:textId="74B66835" w:rsidR="009535E8" w:rsidRDefault="009535E8" w:rsidP="009535E8">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Transrate score, “nt”</w:t>
            </w:r>
          </w:p>
        </w:tc>
        <w:tc>
          <w:tcPr>
            <w:tcW w:w="2070" w:type="dxa"/>
            <w:tcBorders>
              <w:left w:val="single" w:sz="4" w:space="0" w:color="auto"/>
              <w:right w:val="single" w:sz="4" w:space="0" w:color="auto"/>
            </w:tcBorders>
          </w:tcPr>
          <w:p w14:paraId="6E1ADD7C" w14:textId="14C8C0A7" w:rsidR="009535E8" w:rsidRDefault="009535E8" w:rsidP="009535E8">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495</w:t>
            </w:r>
          </w:p>
        </w:tc>
        <w:tc>
          <w:tcPr>
            <w:tcW w:w="2250" w:type="dxa"/>
            <w:tcBorders>
              <w:left w:val="single" w:sz="4" w:space="0" w:color="auto"/>
            </w:tcBorders>
          </w:tcPr>
          <w:p w14:paraId="17AFC680" w14:textId="749382D5" w:rsidR="009535E8" w:rsidRDefault="009535E8" w:rsidP="009535E8">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143</w:t>
            </w:r>
          </w:p>
        </w:tc>
      </w:tr>
      <w:tr w:rsidR="00D65F94" w14:paraId="6DC207DD" w14:textId="77777777" w:rsidTr="009535E8">
        <w:tc>
          <w:tcPr>
            <w:tcW w:w="3978" w:type="dxa"/>
            <w:tcBorders>
              <w:right w:val="single" w:sz="4" w:space="0" w:color="auto"/>
            </w:tcBorders>
          </w:tcPr>
          <w:p w14:paraId="68B8EAE6" w14:textId="77777777" w:rsidR="00D65F94" w:rsidRDefault="00D65F94" w:rsidP="009535E8">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Mean ORF %</w:t>
            </w:r>
          </w:p>
        </w:tc>
        <w:tc>
          <w:tcPr>
            <w:tcW w:w="2070" w:type="dxa"/>
            <w:tcBorders>
              <w:left w:val="single" w:sz="4" w:space="0" w:color="auto"/>
              <w:right w:val="single" w:sz="4" w:space="0" w:color="auto"/>
            </w:tcBorders>
          </w:tcPr>
          <w:p w14:paraId="19185917" w14:textId="6D2886EF" w:rsidR="00D65F94" w:rsidRDefault="00D65F94" w:rsidP="009535E8">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4</w:t>
            </w:r>
            <w:r w:rsidR="009535E8">
              <w:rPr>
                <w:rFonts w:eastAsia="Times New Roman"/>
              </w:rPr>
              <w:t>2</w:t>
            </w:r>
          </w:p>
        </w:tc>
        <w:tc>
          <w:tcPr>
            <w:tcW w:w="2250" w:type="dxa"/>
            <w:tcBorders>
              <w:left w:val="single" w:sz="4" w:space="0" w:color="auto"/>
            </w:tcBorders>
          </w:tcPr>
          <w:p w14:paraId="561E9189" w14:textId="0E39BDE7" w:rsidR="00D65F94" w:rsidRDefault="009535E8" w:rsidP="009535E8">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596</w:t>
            </w:r>
          </w:p>
        </w:tc>
      </w:tr>
      <w:tr w:rsidR="00D65F94" w14:paraId="3C9748FF" w14:textId="77777777" w:rsidTr="009535E8">
        <w:tc>
          <w:tcPr>
            <w:tcW w:w="3978" w:type="dxa"/>
            <w:tcBorders>
              <w:right w:val="single" w:sz="4" w:space="0" w:color="auto"/>
            </w:tcBorders>
          </w:tcPr>
          <w:p w14:paraId="47B493FC" w14:textId="77777777" w:rsidR="00D65F94" w:rsidRDefault="00D65F94" w:rsidP="009535E8">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Percentage of references with CRBB</w:t>
            </w:r>
          </w:p>
        </w:tc>
        <w:tc>
          <w:tcPr>
            <w:tcW w:w="2070" w:type="dxa"/>
            <w:tcBorders>
              <w:left w:val="single" w:sz="4" w:space="0" w:color="auto"/>
              <w:right w:val="single" w:sz="4" w:space="0" w:color="auto"/>
            </w:tcBorders>
          </w:tcPr>
          <w:p w14:paraId="759DF732" w14:textId="3A6CE475" w:rsidR="00D65F94" w:rsidRDefault="00D65F94" w:rsidP="009535E8">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10</w:t>
            </w:r>
            <w:r w:rsidR="007323A6">
              <w:rPr>
                <w:rFonts w:eastAsia="Times New Roman"/>
              </w:rPr>
              <w:t>0</w:t>
            </w:r>
          </w:p>
        </w:tc>
        <w:tc>
          <w:tcPr>
            <w:tcW w:w="2250" w:type="dxa"/>
            <w:tcBorders>
              <w:left w:val="single" w:sz="4" w:space="0" w:color="auto"/>
            </w:tcBorders>
          </w:tcPr>
          <w:p w14:paraId="48213266" w14:textId="1FCD1D7F" w:rsidR="00D65F94" w:rsidRDefault="00D65F94" w:rsidP="009535E8">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5</w:t>
            </w:r>
            <w:r w:rsidR="007323A6">
              <w:rPr>
                <w:rFonts w:eastAsia="Times New Roman"/>
              </w:rPr>
              <w:t>38</w:t>
            </w:r>
          </w:p>
        </w:tc>
      </w:tr>
      <w:tr w:rsidR="00D65F94" w14:paraId="263E7978" w14:textId="77777777" w:rsidTr="009535E8">
        <w:tc>
          <w:tcPr>
            <w:tcW w:w="3978" w:type="dxa"/>
            <w:tcBorders>
              <w:bottom w:val="single" w:sz="4" w:space="0" w:color="auto"/>
              <w:right w:val="single" w:sz="4" w:space="0" w:color="auto"/>
            </w:tcBorders>
          </w:tcPr>
          <w:p w14:paraId="12D84597" w14:textId="77777777" w:rsidR="00D65F94" w:rsidRDefault="00D65F94" w:rsidP="009535E8">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Number of contigs</w:t>
            </w:r>
          </w:p>
        </w:tc>
        <w:tc>
          <w:tcPr>
            <w:tcW w:w="2070" w:type="dxa"/>
            <w:tcBorders>
              <w:left w:val="single" w:sz="4" w:space="0" w:color="auto"/>
              <w:bottom w:val="single" w:sz="4" w:space="0" w:color="auto"/>
              <w:right w:val="single" w:sz="4" w:space="0" w:color="auto"/>
            </w:tcBorders>
          </w:tcPr>
          <w:p w14:paraId="0DF27B5D" w14:textId="2FF0A2E7" w:rsidR="00D65F94" w:rsidRDefault="00D65F94" w:rsidP="009535E8">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1</w:t>
            </w:r>
            <w:r w:rsidR="009535E8">
              <w:rPr>
                <w:rFonts w:eastAsia="Times New Roman"/>
              </w:rPr>
              <w:t>2</w:t>
            </w:r>
          </w:p>
        </w:tc>
        <w:tc>
          <w:tcPr>
            <w:tcW w:w="2250" w:type="dxa"/>
            <w:tcBorders>
              <w:left w:val="single" w:sz="4" w:space="0" w:color="auto"/>
              <w:bottom w:val="single" w:sz="4" w:space="0" w:color="auto"/>
            </w:tcBorders>
          </w:tcPr>
          <w:p w14:paraId="2A735988" w14:textId="053AF62A" w:rsidR="00D65F94" w:rsidRDefault="009535E8" w:rsidP="009535E8">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626</w:t>
            </w:r>
          </w:p>
        </w:tc>
      </w:tr>
    </w:tbl>
    <w:p w14:paraId="45C6B9E0" w14:textId="77777777" w:rsidR="00D65F94" w:rsidRDefault="00D65F94" w:rsidP="00D65F94">
      <w:pPr>
        <w:rPr>
          <w:rFonts w:eastAsia="Times New Roman"/>
        </w:rPr>
      </w:pPr>
    </w:p>
    <w:p w14:paraId="73D59293" w14:textId="77777777" w:rsidR="00D65F94" w:rsidRDefault="00D65F94" w:rsidP="00D65F94">
      <w:pPr>
        <w:rPr>
          <w:rFonts w:eastAsia="Times New Roman"/>
        </w:rPr>
      </w:pPr>
      <w:r>
        <w:rPr>
          <w:rFonts w:eastAsia="Times New Roman"/>
        </w:rPr>
        <w:t>Table 1. Number of assemblies with higher values in NCGR or DIB assemblies for each quality metric.</w:t>
      </w:r>
      <w:r>
        <w:rPr>
          <w:rFonts w:eastAsia="Times New Roman"/>
        </w:rPr>
        <w:br w:type="page"/>
      </w:r>
    </w:p>
    <w:p w14:paraId="63650730" w14:textId="77777777" w:rsidR="00D65F94" w:rsidRDefault="00D65F94" w:rsidP="00D65F94">
      <w:pPr>
        <w:pStyle w:val="Normal1"/>
        <w:rPr>
          <w:rFonts w:eastAsia="Times New Roman"/>
        </w:rPr>
      </w:pPr>
    </w:p>
    <w:p w14:paraId="35D1AAF5" w14:textId="77777777" w:rsidR="00D65F94" w:rsidRDefault="00D65F94" w:rsidP="00D65F94">
      <w:pPr>
        <w:pStyle w:val="Normal1"/>
        <w:rPr>
          <w:rFonts w:eastAsia="Times New Roman"/>
        </w:rPr>
      </w:pPr>
      <w:r>
        <w:rPr>
          <w:rFonts w:eastAsia="Times New Roman"/>
          <w:noProof/>
          <w:lang w:val="en-US"/>
        </w:rPr>
        <w:drawing>
          <wp:inline distT="0" distB="0" distL="0" distR="0" wp14:anchorId="216B7236" wp14:editId="32095264">
            <wp:extent cx="5940425" cy="2887345"/>
            <wp:effectExtent l="0" t="0" r="3175" b="8255"/>
            <wp:docPr id="20" name="Picture 20" descr="MMETSP/paper/MMETSP_pipeline_pa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METSP/paper/MMETSP_pipeline_paper.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0425" cy="2887345"/>
                    </a:xfrm>
                    <a:prstGeom prst="rect">
                      <a:avLst/>
                    </a:prstGeom>
                    <a:noFill/>
                    <a:ln>
                      <a:noFill/>
                    </a:ln>
                  </pic:spPr>
                </pic:pic>
              </a:graphicData>
            </a:graphic>
          </wp:inline>
        </w:drawing>
      </w:r>
    </w:p>
    <w:p w14:paraId="47984FC5" w14:textId="77777777" w:rsidR="00D65F94" w:rsidRDefault="00D65F94" w:rsidP="00D65F94">
      <w:pPr>
        <w:pStyle w:val="Normal1"/>
        <w:rPr>
          <w:rFonts w:eastAsia="Times New Roman"/>
        </w:rPr>
      </w:pPr>
    </w:p>
    <w:p w14:paraId="1127AE5D" w14:textId="3C759219" w:rsidR="0075070B" w:rsidRDefault="00D65F94" w:rsidP="00D65F94">
      <w:pPr>
        <w:pStyle w:val="Normal1"/>
        <w:rPr>
          <w:rFonts w:eastAsia="Times New Roman"/>
        </w:rPr>
      </w:pPr>
      <w:r>
        <w:rPr>
          <w:rFonts w:eastAsia="Times New Roman"/>
        </w:rPr>
        <w:t xml:space="preserve">Figure 1. A </w:t>
      </w:r>
      <w:r w:rsidR="00314E4C">
        <w:rPr>
          <w:rFonts w:eastAsia="Times New Roman"/>
        </w:rPr>
        <w:t>programmatically automated</w:t>
      </w:r>
      <w:r>
        <w:rPr>
          <w:rFonts w:eastAsia="Times New Roman"/>
        </w:rPr>
        <w:t xml:space="preserve"> </w:t>
      </w:r>
      <w:r>
        <w:rPr>
          <w:rFonts w:eastAsia="Times New Roman"/>
          <w:i/>
        </w:rPr>
        <w:t>de novo</w:t>
      </w:r>
      <w:r>
        <w:rPr>
          <w:rFonts w:eastAsia="Times New Roman"/>
        </w:rPr>
        <w:t xml:space="preserve"> transcriptome assembly pipeline w</w:t>
      </w:r>
      <w:r w:rsidR="00F835C7">
        <w:rPr>
          <w:rFonts w:eastAsia="Times New Roman"/>
        </w:rPr>
        <w:t>as developed for this study</w:t>
      </w:r>
      <w:r>
        <w:rPr>
          <w:rFonts w:eastAsia="Times New Roman"/>
        </w:rPr>
        <w:t xml:space="preserve">. Metadata in the </w:t>
      </w:r>
      <w:r w:rsidRPr="00663CB9">
        <w:rPr>
          <w:rFonts w:eastAsia="Times New Roman"/>
        </w:rPr>
        <w:t>SraRunInfo.csv</w:t>
      </w:r>
      <w:r>
        <w:rPr>
          <w:rFonts w:eastAsia="Times New Roman"/>
        </w:rPr>
        <w:t xml:space="preserve"> file downloaded from NCBI was used as input </w:t>
      </w:r>
      <w:r w:rsidR="00F835C7">
        <w:rPr>
          <w:rFonts w:eastAsia="Times New Roman"/>
        </w:rPr>
        <w:t xml:space="preserve">for each step of the pipeline to indicate which samples were processed. </w:t>
      </w:r>
      <w:r>
        <w:rPr>
          <w:rFonts w:eastAsia="Times New Roman"/>
        </w:rPr>
        <w:t>The steps of</w:t>
      </w:r>
      <w:r w:rsidR="003542FC">
        <w:rPr>
          <w:rFonts w:eastAsia="Times New Roman"/>
        </w:rPr>
        <w:t xml:space="preserve"> the pipeline are as follows: </w:t>
      </w:r>
      <w:r>
        <w:rPr>
          <w:rFonts w:eastAsia="Times New Roman"/>
        </w:rPr>
        <w:t xml:space="preserve">download </w:t>
      </w:r>
      <w:r w:rsidR="00924D5E">
        <w:rPr>
          <w:rFonts w:eastAsia="Times New Roman"/>
        </w:rPr>
        <w:t xml:space="preserve">raw fastq </w:t>
      </w:r>
      <w:r>
        <w:rPr>
          <w:rFonts w:eastAsia="Times New Roman"/>
        </w:rPr>
        <w:t xml:space="preserve">data with the </w:t>
      </w:r>
      <w:r w:rsidRPr="00663CB9">
        <w:rPr>
          <w:rFonts w:eastAsia="Times New Roman"/>
        </w:rPr>
        <w:t>fastq-dump</w:t>
      </w:r>
      <w:r>
        <w:rPr>
          <w:rFonts w:eastAsia="Times New Roman"/>
        </w:rPr>
        <w:t xml:space="preserve"> script in the </w:t>
      </w:r>
      <w:r w:rsidRPr="00663CB9">
        <w:rPr>
          <w:rFonts w:eastAsia="Times New Roman"/>
        </w:rPr>
        <w:t>SRA Toolkit</w:t>
      </w:r>
      <w:r w:rsidR="00022D0F">
        <w:rPr>
          <w:rFonts w:eastAsia="Times New Roman"/>
        </w:rPr>
        <w:t xml:space="preserve">, </w:t>
      </w:r>
      <w:r>
        <w:rPr>
          <w:rFonts w:eastAsia="Times New Roman"/>
        </w:rPr>
        <w:t xml:space="preserve">quality assessment with </w:t>
      </w:r>
      <w:r w:rsidRPr="00663CB9">
        <w:rPr>
          <w:rFonts w:eastAsia="Times New Roman"/>
        </w:rPr>
        <w:t>FastQC</w:t>
      </w:r>
      <w:r>
        <w:rPr>
          <w:rFonts w:eastAsia="Times New Roman"/>
        </w:rPr>
        <w:t xml:space="preserve"> and trimming residual </w:t>
      </w:r>
      <w:r w:rsidR="00924D5E">
        <w:rPr>
          <w:rFonts w:eastAsia="Times New Roman"/>
        </w:rPr>
        <w:t xml:space="preserve">Illumina </w:t>
      </w:r>
      <w:r>
        <w:rPr>
          <w:rFonts w:eastAsia="Times New Roman"/>
        </w:rPr>
        <w:t xml:space="preserve">adapters and low quality bases (Q&lt;2) with </w:t>
      </w:r>
      <w:r w:rsidRPr="00663CB9">
        <w:rPr>
          <w:rFonts w:eastAsia="Times New Roman"/>
        </w:rPr>
        <w:t>Trimmomatic</w:t>
      </w:r>
      <w:r w:rsidR="00022D0F">
        <w:rPr>
          <w:rFonts w:eastAsia="Times New Roman"/>
        </w:rPr>
        <w:t>,</w:t>
      </w:r>
      <w:r>
        <w:rPr>
          <w:rFonts w:eastAsia="Times New Roman"/>
        </w:rPr>
        <w:t xml:space="preserve"> digital normalization with </w:t>
      </w:r>
      <w:r w:rsidRPr="00663CB9">
        <w:rPr>
          <w:rFonts w:eastAsia="Times New Roman"/>
        </w:rPr>
        <w:t>khmer</w:t>
      </w:r>
      <w:r>
        <w:rPr>
          <w:rFonts w:eastAsia="Times New Roman"/>
        </w:rPr>
        <w:t xml:space="preserve"> version 2.0, </w:t>
      </w:r>
      <w:r w:rsidR="00022D0F">
        <w:rPr>
          <w:rFonts w:eastAsia="Times New Roman"/>
        </w:rPr>
        <w:t>and</w:t>
      </w:r>
      <w:r>
        <w:rPr>
          <w:rFonts w:eastAsia="Times New Roman"/>
        </w:rPr>
        <w:t xml:space="preserve"> </w:t>
      </w:r>
      <w:r w:rsidR="00F835C7">
        <w:rPr>
          <w:rFonts w:eastAsia="Times New Roman"/>
          <w:i/>
        </w:rPr>
        <w:t xml:space="preserve">de novo </w:t>
      </w:r>
      <w:r w:rsidR="00F835C7">
        <w:rPr>
          <w:rFonts w:eastAsia="Times New Roman"/>
        </w:rPr>
        <w:t xml:space="preserve">transcriptome </w:t>
      </w:r>
      <w:r>
        <w:rPr>
          <w:rFonts w:eastAsia="Times New Roman"/>
        </w:rPr>
        <w:t xml:space="preserve">assembly with </w:t>
      </w:r>
      <w:r w:rsidRPr="00663CB9">
        <w:rPr>
          <w:rFonts w:eastAsia="Times New Roman"/>
        </w:rPr>
        <w:t>Trinity</w:t>
      </w:r>
      <w:r>
        <w:rPr>
          <w:rFonts w:eastAsia="Times New Roman"/>
        </w:rPr>
        <w:t xml:space="preserve">. </w:t>
      </w:r>
      <w:r w:rsidR="00DD74F5">
        <w:rPr>
          <w:rFonts w:eastAsia="Times New Roman"/>
        </w:rPr>
        <w:t>If a process</w:t>
      </w:r>
      <w:r w:rsidR="00F835C7">
        <w:rPr>
          <w:rFonts w:eastAsia="Times New Roman"/>
        </w:rPr>
        <w:t xml:space="preserve"> wa</w:t>
      </w:r>
      <w:r w:rsidR="00DD74F5">
        <w:rPr>
          <w:rFonts w:eastAsia="Times New Roman"/>
        </w:rPr>
        <w:t xml:space="preserve">s terminated, the </w:t>
      </w:r>
      <w:r w:rsidR="002A35D0">
        <w:rPr>
          <w:rFonts w:eastAsia="Times New Roman"/>
        </w:rPr>
        <w:t xml:space="preserve">programmatically </w:t>
      </w:r>
      <w:r w:rsidR="00DD74F5">
        <w:rPr>
          <w:rFonts w:eastAsia="Times New Roman"/>
        </w:rPr>
        <w:t>automated nature of this pipeline allow</w:t>
      </w:r>
      <w:r w:rsidR="00F835C7">
        <w:rPr>
          <w:rFonts w:eastAsia="Times New Roman"/>
        </w:rPr>
        <w:t>ed</w:t>
      </w:r>
      <w:r w:rsidR="00DD74F5">
        <w:rPr>
          <w:rFonts w:eastAsia="Times New Roman"/>
        </w:rPr>
        <w:t xml:space="preserve"> </w:t>
      </w:r>
      <w:r w:rsidR="00F835C7">
        <w:rPr>
          <w:rFonts w:eastAsia="Times New Roman"/>
        </w:rPr>
        <w:t>for the last process to be run again without starting the pipeline over again. In the future, if a new sample is added, the pipeline can be run from beginning to end with just new samples, without having to repeat the processing of all samples in the dataset as one batch. If a new tool becomes available, for example a new assembler, it can be substituted in lieu of the original Trinity tool used by the assembly.</w:t>
      </w:r>
    </w:p>
    <w:p w14:paraId="255F07F2" w14:textId="058BF598" w:rsidR="0075070B" w:rsidRDefault="00E671C5" w:rsidP="00D65F94">
      <w:pPr>
        <w:pStyle w:val="Normal1"/>
        <w:rPr>
          <w:rFonts w:eastAsia="Times New Roman"/>
        </w:rPr>
      </w:pPr>
      <w:r>
        <w:rPr>
          <w:rFonts w:eastAsia="Times New Roman"/>
          <w:noProof/>
          <w:lang w:val="en-US"/>
        </w:rPr>
        <w:lastRenderedPageBreak/>
        <w:drawing>
          <wp:inline distT="0" distB="0" distL="0" distR="0" wp14:anchorId="7D517755" wp14:editId="6EDE54CD">
            <wp:extent cx="3248062" cy="3074670"/>
            <wp:effectExtent l="0" t="0" r="3175" b="0"/>
            <wp:docPr id="3" name="Picture 3" descr="n_conti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_contig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49401" cy="3075938"/>
                    </a:xfrm>
                    <a:prstGeom prst="rect">
                      <a:avLst/>
                    </a:prstGeom>
                    <a:noFill/>
                    <a:ln>
                      <a:noFill/>
                    </a:ln>
                  </pic:spPr>
                </pic:pic>
              </a:graphicData>
            </a:graphic>
          </wp:inline>
        </w:drawing>
      </w:r>
    </w:p>
    <w:p w14:paraId="64DBD45B" w14:textId="77777777" w:rsidR="007D6055" w:rsidRDefault="007D6055" w:rsidP="00D65F94">
      <w:pPr>
        <w:pStyle w:val="Normal1"/>
        <w:rPr>
          <w:rFonts w:eastAsia="Times New Roman"/>
        </w:rPr>
      </w:pPr>
    </w:p>
    <w:p w14:paraId="606E8252" w14:textId="0B86D3D5" w:rsidR="007D6055" w:rsidRDefault="00E52AA1" w:rsidP="00D65F94">
      <w:pPr>
        <w:pStyle w:val="Normal1"/>
        <w:rPr>
          <w:rFonts w:eastAsia="Times New Roman"/>
        </w:rPr>
      </w:pPr>
      <w:r>
        <w:rPr>
          <w:rFonts w:eastAsia="Times New Roman"/>
          <w:noProof/>
          <w:lang w:val="en-US"/>
        </w:rPr>
        <w:drawing>
          <wp:inline distT="0" distB="0" distL="0" distR="0" wp14:anchorId="5438BA9D" wp14:editId="4E79384B">
            <wp:extent cx="3441445" cy="2323834"/>
            <wp:effectExtent l="0" t="0" r="0" b="0"/>
            <wp:docPr id="6" name="Picture 6" descr="hist_transrate_di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st_transrate_diff.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87302" cy="2354799"/>
                    </a:xfrm>
                    <a:prstGeom prst="rect">
                      <a:avLst/>
                    </a:prstGeom>
                    <a:noFill/>
                    <a:ln>
                      <a:noFill/>
                    </a:ln>
                  </pic:spPr>
                </pic:pic>
              </a:graphicData>
            </a:graphic>
          </wp:inline>
        </w:drawing>
      </w:r>
    </w:p>
    <w:p w14:paraId="5CF602FE" w14:textId="77777777" w:rsidR="007D6055" w:rsidRDefault="007D6055" w:rsidP="00D65F94">
      <w:pPr>
        <w:pStyle w:val="Normal1"/>
        <w:rPr>
          <w:rFonts w:eastAsia="Times New Roman"/>
        </w:rPr>
      </w:pPr>
    </w:p>
    <w:p w14:paraId="5F781AF3" w14:textId="4B9047F3" w:rsidR="00D65F94" w:rsidRDefault="00D65F94" w:rsidP="00D65F94">
      <w:pPr>
        <w:pStyle w:val="Normal1"/>
        <w:rPr>
          <w:rFonts w:eastAsia="Times New Roman"/>
        </w:rPr>
      </w:pPr>
      <w:r>
        <w:rPr>
          <w:rFonts w:eastAsia="Times New Roman"/>
        </w:rPr>
        <w:t xml:space="preserve">Figure 2. </w:t>
      </w:r>
      <w:r w:rsidR="00D33443">
        <w:rPr>
          <w:rFonts w:eastAsia="Times New Roman"/>
        </w:rPr>
        <w:t>The number of contigs and Transrate quality score varied between DIB and NCGR assemblies.</w:t>
      </w:r>
      <w:r w:rsidR="00FD7748">
        <w:rPr>
          <w:rFonts w:eastAsia="Times New Roman"/>
        </w:rPr>
        <w:t xml:space="preserve"> </w:t>
      </w:r>
      <w:r w:rsidR="006723A1">
        <w:rPr>
          <w:rFonts w:eastAsia="Times New Roman"/>
        </w:rPr>
        <w:t xml:space="preserve">(A) </w:t>
      </w:r>
      <w:r w:rsidR="00D33443">
        <w:rPr>
          <w:rFonts w:eastAsia="Times New Roman"/>
        </w:rPr>
        <w:t>Slopegraphs</w:t>
      </w:r>
      <w:r w:rsidR="00FD7748">
        <w:rPr>
          <w:rFonts w:eastAsia="Times New Roman"/>
        </w:rPr>
        <w:t xml:space="preserve"> </w:t>
      </w:r>
      <w:r w:rsidR="00D33443">
        <w:rPr>
          <w:rFonts w:eastAsia="Times New Roman"/>
        </w:rPr>
        <w:t xml:space="preserve">show shifts in the number of contigs for each individual sample between the </w:t>
      </w:r>
      <w:r w:rsidR="00FD7748">
        <w:rPr>
          <w:rFonts w:eastAsia="Times New Roman"/>
        </w:rPr>
        <w:t>DIB and the NCGR assembl</w:t>
      </w:r>
      <w:r w:rsidR="00A04067">
        <w:rPr>
          <w:rFonts w:eastAsia="Times New Roman"/>
        </w:rPr>
        <w:t>y pipelines</w:t>
      </w:r>
      <w:r w:rsidR="00FD7748">
        <w:rPr>
          <w:rFonts w:eastAsia="Times New Roman"/>
        </w:rPr>
        <w:t>. Gray lines represent values where NCGR was higher than DIB and green lines represent values where DIB was higher than NCGR. and s</w:t>
      </w:r>
      <w:r>
        <w:rPr>
          <w:rFonts w:eastAsia="Times New Roman"/>
        </w:rPr>
        <w:t>plit violin plots of the number of assembled contigs</w:t>
      </w:r>
      <w:r w:rsidR="006723A1">
        <w:rPr>
          <w:rFonts w:eastAsia="Times New Roman"/>
        </w:rPr>
        <w:t>.</w:t>
      </w:r>
      <w:r>
        <w:rPr>
          <w:rFonts w:eastAsia="Times New Roman"/>
        </w:rPr>
        <w:t xml:space="preserve"> (</w:t>
      </w:r>
      <w:r w:rsidR="00FD7748">
        <w:rPr>
          <w:rFonts w:eastAsia="Times New Roman"/>
        </w:rPr>
        <w:t>B</w:t>
      </w:r>
      <w:r w:rsidR="006723A1">
        <w:rPr>
          <w:rFonts w:eastAsia="Times New Roman"/>
        </w:rPr>
        <w:t xml:space="preserve">) </w:t>
      </w:r>
      <w:r w:rsidR="00A04067">
        <w:rPr>
          <w:rFonts w:eastAsia="Times New Roman"/>
        </w:rPr>
        <w:t>Split violin plots show the distribution of the number of contigs in each assembly with</w:t>
      </w:r>
      <w:r w:rsidR="006723A1">
        <w:rPr>
          <w:rFonts w:eastAsia="Times New Roman"/>
        </w:rPr>
        <w:t xml:space="preserve"> </w:t>
      </w:r>
      <w:r w:rsidR="00A04067">
        <w:rPr>
          <w:rFonts w:eastAsia="Times New Roman"/>
        </w:rPr>
        <w:t xml:space="preserve">the original assemblies from NCGR in gray (left) and the </w:t>
      </w:r>
      <w:r>
        <w:rPr>
          <w:rFonts w:eastAsia="Times New Roman"/>
        </w:rPr>
        <w:t xml:space="preserve">DIB re-assemblies and in </w:t>
      </w:r>
      <w:r w:rsidR="00A04067">
        <w:rPr>
          <w:rFonts w:eastAsia="Times New Roman"/>
        </w:rPr>
        <w:t xml:space="preserve">green </w:t>
      </w:r>
      <w:r>
        <w:rPr>
          <w:rFonts w:eastAsia="Times New Roman"/>
        </w:rPr>
        <w:t>(</w:t>
      </w:r>
      <w:r w:rsidR="00A04067">
        <w:rPr>
          <w:rFonts w:eastAsia="Times New Roman"/>
        </w:rPr>
        <w:t xml:space="preserve">right side </w:t>
      </w:r>
      <w:r>
        <w:rPr>
          <w:rFonts w:eastAsia="Times New Roman"/>
        </w:rPr>
        <w:t xml:space="preserve">of </w:t>
      </w:r>
      <w:r w:rsidR="00FD7748">
        <w:rPr>
          <w:rFonts w:eastAsia="Times New Roman"/>
        </w:rPr>
        <w:t>B</w:t>
      </w:r>
      <w:r w:rsidR="006515AF">
        <w:rPr>
          <w:rFonts w:eastAsia="Times New Roman"/>
        </w:rPr>
        <w:t>)</w:t>
      </w:r>
      <w:r w:rsidR="00A04067">
        <w:rPr>
          <w:rFonts w:eastAsia="Times New Roman"/>
        </w:rPr>
        <w:t>.</w:t>
      </w:r>
      <w:r w:rsidR="009153A8">
        <w:rPr>
          <w:rFonts w:eastAsia="Times New Roman"/>
        </w:rPr>
        <w:t xml:space="preserve"> </w:t>
      </w:r>
      <w:r w:rsidR="006723A1">
        <w:rPr>
          <w:rFonts w:eastAsia="Times New Roman"/>
        </w:rPr>
        <w:t xml:space="preserve">(C) </w:t>
      </w:r>
      <w:r w:rsidR="00A04067">
        <w:rPr>
          <w:rFonts w:eastAsia="Times New Roman"/>
        </w:rPr>
        <w:t xml:space="preserve">The difference in Transrate score between the DIB and NCGR assemblies is shown as a histogram. </w:t>
      </w:r>
      <w:r w:rsidR="006723A1">
        <w:rPr>
          <w:rFonts w:eastAsia="Times New Roman"/>
        </w:rPr>
        <w:t xml:space="preserve">Negative values on the x-axis indicate that </w:t>
      </w:r>
      <w:r w:rsidR="00A04067">
        <w:rPr>
          <w:rFonts w:eastAsia="Times New Roman"/>
        </w:rPr>
        <w:t xml:space="preserve">the </w:t>
      </w:r>
      <w:r w:rsidR="006723A1">
        <w:rPr>
          <w:rFonts w:eastAsia="Times New Roman"/>
        </w:rPr>
        <w:t xml:space="preserve">NCGR </w:t>
      </w:r>
      <w:r w:rsidR="00A04067">
        <w:rPr>
          <w:rFonts w:eastAsia="Times New Roman"/>
        </w:rPr>
        <w:t xml:space="preserve">assembly </w:t>
      </w:r>
      <w:r w:rsidR="006723A1">
        <w:rPr>
          <w:rFonts w:eastAsia="Times New Roman"/>
        </w:rPr>
        <w:t>had a higher Transrate score and positive values indicate that the DIB</w:t>
      </w:r>
      <w:r w:rsidR="00A04067">
        <w:rPr>
          <w:rFonts w:eastAsia="Times New Roman"/>
        </w:rPr>
        <w:t xml:space="preserve"> assembly</w:t>
      </w:r>
      <w:r w:rsidR="006723A1">
        <w:rPr>
          <w:rFonts w:eastAsia="Times New Roman"/>
        </w:rPr>
        <w:t xml:space="preserve"> had a higher </w:t>
      </w:r>
      <w:r w:rsidR="003A05C8">
        <w:rPr>
          <w:rFonts w:eastAsia="Times New Roman"/>
        </w:rPr>
        <w:t>Transrate score</w:t>
      </w:r>
      <w:r w:rsidR="006723A1">
        <w:rPr>
          <w:rFonts w:eastAsia="Times New Roman"/>
        </w:rPr>
        <w:t xml:space="preserve">. </w:t>
      </w:r>
    </w:p>
    <w:p w14:paraId="54425AE9" w14:textId="2A6CD824" w:rsidR="00D65F94" w:rsidRDefault="00D65F94" w:rsidP="00D65F94">
      <w:pPr>
        <w:rPr>
          <w:rFonts w:eastAsia="Times New Roman"/>
          <w:b/>
        </w:rPr>
      </w:pPr>
    </w:p>
    <w:p w14:paraId="371F0E7B" w14:textId="77777777" w:rsidR="003F0A71" w:rsidRDefault="003F0A71" w:rsidP="00D65F94">
      <w:pPr>
        <w:rPr>
          <w:rFonts w:eastAsia="Times New Roman"/>
          <w:b/>
        </w:rPr>
      </w:pPr>
    </w:p>
    <w:p w14:paraId="1268BDF8" w14:textId="3DBC4C20" w:rsidR="003F0A71" w:rsidRDefault="008F1D39" w:rsidP="00D65F94">
      <w:pPr>
        <w:pStyle w:val="Normal1"/>
        <w:rPr>
          <w:rFonts w:eastAsia="Times New Roman"/>
        </w:rPr>
      </w:pPr>
      <w:r>
        <w:rPr>
          <w:rFonts w:eastAsia="Times New Roman"/>
        </w:rPr>
        <w:t xml:space="preserve">   </w:t>
      </w:r>
    </w:p>
    <w:p w14:paraId="45326C6E" w14:textId="1DD1A0E3" w:rsidR="00506BB6" w:rsidRDefault="00BB4FD7" w:rsidP="00D65F94">
      <w:pPr>
        <w:pStyle w:val="Normal1"/>
        <w:rPr>
          <w:rFonts w:eastAsia="Times New Roman"/>
        </w:rPr>
      </w:pPr>
      <w:r>
        <w:rPr>
          <w:rFonts w:eastAsia="Times New Roman"/>
          <w:noProof/>
          <w:lang w:val="en-US"/>
        </w:rPr>
        <w:drawing>
          <wp:inline distT="0" distB="0" distL="0" distR="0" wp14:anchorId="4044008A" wp14:editId="432E0AD1">
            <wp:extent cx="2752033" cy="2934970"/>
            <wp:effectExtent l="0" t="0" r="0" b="11430"/>
            <wp:docPr id="13" name="Picture 13" descr="CRB-b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B-blas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57390" cy="2940683"/>
                    </a:xfrm>
                    <a:prstGeom prst="rect">
                      <a:avLst/>
                    </a:prstGeom>
                    <a:noFill/>
                    <a:ln>
                      <a:noFill/>
                    </a:ln>
                  </pic:spPr>
                </pic:pic>
              </a:graphicData>
            </a:graphic>
          </wp:inline>
        </w:drawing>
      </w:r>
    </w:p>
    <w:p w14:paraId="397CEF47" w14:textId="2FA307D3" w:rsidR="00D65F94" w:rsidRDefault="00D65F94" w:rsidP="00D65F94">
      <w:pPr>
        <w:pStyle w:val="Normal1"/>
        <w:rPr>
          <w:rFonts w:eastAsia="Times New Roman"/>
        </w:rPr>
      </w:pPr>
      <w:r>
        <w:rPr>
          <w:rFonts w:eastAsia="Times New Roman"/>
        </w:rPr>
        <w:t xml:space="preserve">Figure 3. </w:t>
      </w:r>
      <w:r w:rsidR="003F0A71">
        <w:rPr>
          <w:rFonts w:eastAsia="Times New Roman"/>
        </w:rPr>
        <w:t>(A)</w:t>
      </w:r>
      <w:r w:rsidR="003542FC">
        <w:rPr>
          <w:rFonts w:eastAsia="Times New Roman"/>
        </w:rPr>
        <w:t xml:space="preserve"> </w:t>
      </w:r>
      <w:r w:rsidR="00ED7335">
        <w:rPr>
          <w:rFonts w:eastAsia="Times New Roman"/>
        </w:rPr>
        <w:t xml:space="preserve">Line plot comparing </w:t>
      </w:r>
      <w:r w:rsidR="005073F8">
        <w:rPr>
          <w:rFonts w:eastAsia="Times New Roman"/>
        </w:rPr>
        <w:t xml:space="preserve">proportion of </w:t>
      </w:r>
      <w:r w:rsidR="00ED7335">
        <w:rPr>
          <w:rFonts w:eastAsia="Times New Roman"/>
        </w:rPr>
        <w:t xml:space="preserve">CRBB hits between NCGR </w:t>
      </w:r>
      <w:r w:rsidR="00335421">
        <w:rPr>
          <w:rFonts w:eastAsia="Times New Roman"/>
        </w:rPr>
        <w:t xml:space="preserve">‘nt’ assemblies </w:t>
      </w:r>
      <w:r w:rsidR="00ED7335">
        <w:rPr>
          <w:rFonts w:eastAsia="Times New Roman"/>
        </w:rPr>
        <w:t>and DIB between the same samples</w:t>
      </w:r>
      <w:r w:rsidR="005073F8">
        <w:rPr>
          <w:rFonts w:eastAsia="Times New Roman"/>
        </w:rPr>
        <w:t xml:space="preserve">. </w:t>
      </w:r>
      <w:r w:rsidR="00506BB6">
        <w:rPr>
          <w:rFonts w:eastAsia="Times New Roman"/>
        </w:rPr>
        <w:t>(B</w:t>
      </w:r>
      <w:r w:rsidR="00335421">
        <w:rPr>
          <w:rFonts w:eastAsia="Times New Roman"/>
        </w:rPr>
        <w:t>)</w:t>
      </w:r>
      <w:r w:rsidR="003542FC">
        <w:rPr>
          <w:rFonts w:eastAsia="Times New Roman"/>
        </w:rPr>
        <w:t xml:space="preserve"> Violin plots showing the distribution of the proportion of NCGR transcripts with reciprocal BLAST hits to DIB (grey) and the proportion of DIB transcripts with reciprocal BLAST hits to NCGR (green)</w:t>
      </w:r>
      <w:r w:rsidR="005073F8">
        <w:rPr>
          <w:rFonts w:eastAsia="Times New Roman"/>
        </w:rPr>
        <w:t>.</w:t>
      </w:r>
    </w:p>
    <w:p w14:paraId="08F45090" w14:textId="31315F4C" w:rsidR="00D65F94" w:rsidRDefault="00D65F94" w:rsidP="00D65F94">
      <w:pPr>
        <w:rPr>
          <w:rFonts w:eastAsia="Times New Roman"/>
          <w:b/>
        </w:rPr>
      </w:pPr>
    </w:p>
    <w:p w14:paraId="1FC348A8" w14:textId="77777777" w:rsidR="00D65F94" w:rsidRDefault="00D65F94" w:rsidP="00D65F94">
      <w:pPr>
        <w:pStyle w:val="Normal1"/>
        <w:rPr>
          <w:rFonts w:eastAsia="Times New Roman"/>
        </w:rPr>
      </w:pPr>
    </w:p>
    <w:p w14:paraId="21C70C2E" w14:textId="60326D06" w:rsidR="00D65F94" w:rsidRDefault="0098787A" w:rsidP="00D65F94">
      <w:pPr>
        <w:pStyle w:val="Normal1"/>
        <w:rPr>
          <w:rFonts w:eastAsia="Times New Roman"/>
        </w:rPr>
      </w:pPr>
      <w:r>
        <w:rPr>
          <w:rFonts w:eastAsia="Times New Roman"/>
          <w:noProof/>
          <w:lang w:val="en-US"/>
        </w:rPr>
        <w:lastRenderedPageBreak/>
        <w:drawing>
          <wp:inline distT="0" distB="0" distL="0" distR="0" wp14:anchorId="24DF1A3D" wp14:editId="61A05D91">
            <wp:extent cx="5935980" cy="5935980"/>
            <wp:effectExtent l="0" t="0" r="7620" b="7620"/>
            <wp:docPr id="8" name="Picture 8" descr="Figure4_unique_km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4_unique_kmer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5935980"/>
                    </a:xfrm>
                    <a:prstGeom prst="rect">
                      <a:avLst/>
                    </a:prstGeom>
                    <a:noFill/>
                    <a:ln>
                      <a:noFill/>
                    </a:ln>
                  </pic:spPr>
                </pic:pic>
              </a:graphicData>
            </a:graphic>
          </wp:inline>
        </w:drawing>
      </w:r>
    </w:p>
    <w:p w14:paraId="6C2B0E8F" w14:textId="0CD57909" w:rsidR="00D65F94" w:rsidRDefault="00D65F94" w:rsidP="00D65F94">
      <w:pPr>
        <w:pStyle w:val="Normal1"/>
        <w:rPr>
          <w:rFonts w:eastAsia="Times New Roman"/>
        </w:rPr>
      </w:pPr>
      <w:r>
        <w:rPr>
          <w:rFonts w:eastAsia="Times New Roman"/>
        </w:rPr>
        <w:t xml:space="preserve">Figure 4. Unique </w:t>
      </w:r>
      <w:r w:rsidR="005073F8">
        <w:rPr>
          <w:rFonts w:eastAsia="Times New Roman"/>
        </w:rPr>
        <w:t xml:space="preserve">numbers of </w:t>
      </w:r>
      <w:r>
        <w:rPr>
          <w:rFonts w:eastAsia="Times New Roman"/>
          <w:i/>
        </w:rPr>
        <w:t>k</w:t>
      </w:r>
      <w:r w:rsidR="005073F8">
        <w:rPr>
          <w:rFonts w:eastAsia="Times New Roman"/>
        </w:rPr>
        <w:t>-mers</w:t>
      </w:r>
      <w:r>
        <w:rPr>
          <w:rFonts w:eastAsia="Times New Roman"/>
        </w:rPr>
        <w:t xml:space="preserve"> (</w:t>
      </w:r>
      <w:r>
        <w:rPr>
          <w:rFonts w:eastAsia="Times New Roman"/>
          <w:i/>
        </w:rPr>
        <w:t>k</w:t>
      </w:r>
      <w:r w:rsidR="005073F8">
        <w:rPr>
          <w:rFonts w:eastAsia="Times New Roman"/>
        </w:rPr>
        <w:t>=25)</w:t>
      </w:r>
      <w:r w:rsidR="00BC3324">
        <w:rPr>
          <w:rFonts w:eastAsia="Times New Roman"/>
        </w:rPr>
        <w:t xml:space="preserve"> in </w:t>
      </w:r>
      <w:r w:rsidR="00262F0A">
        <w:rPr>
          <w:rFonts w:eastAsia="Times New Roman"/>
        </w:rPr>
        <w:t>seven most represented phyla</w:t>
      </w:r>
      <w:r w:rsidR="005073F8">
        <w:rPr>
          <w:rFonts w:eastAsia="Times New Roman"/>
        </w:rPr>
        <w:t>, calculated with the HyperLogLog function in the khmer software package</w:t>
      </w:r>
      <w:r w:rsidR="00262F0A">
        <w:rPr>
          <w:rFonts w:eastAsia="Times New Roman"/>
        </w:rPr>
        <w:t xml:space="preserve">. </w:t>
      </w:r>
      <w:r w:rsidR="00EA4669">
        <w:rPr>
          <w:rFonts w:eastAsia="Times New Roman"/>
        </w:rPr>
        <w:t>DIB re-assemblies</w:t>
      </w:r>
      <w:r>
        <w:rPr>
          <w:rFonts w:eastAsia="Times New Roman"/>
        </w:rPr>
        <w:t xml:space="preserve"> </w:t>
      </w:r>
      <w:r w:rsidR="00262F0A">
        <w:rPr>
          <w:rFonts w:eastAsia="Times New Roman"/>
        </w:rPr>
        <w:t xml:space="preserve">were </w:t>
      </w:r>
      <w:r>
        <w:rPr>
          <w:rFonts w:eastAsia="Times New Roman"/>
        </w:rPr>
        <w:t xml:space="preserve">compared </w:t>
      </w:r>
      <w:r w:rsidR="003868D7">
        <w:rPr>
          <w:rFonts w:eastAsia="Times New Roman"/>
        </w:rPr>
        <w:t>to the NCGR</w:t>
      </w:r>
      <w:r w:rsidR="00335421">
        <w:rPr>
          <w:rFonts w:eastAsia="Times New Roman"/>
        </w:rPr>
        <w:t xml:space="preserve"> ‘nt’</w:t>
      </w:r>
      <w:r w:rsidR="003868D7">
        <w:rPr>
          <w:rFonts w:eastAsia="Times New Roman"/>
        </w:rPr>
        <w:t xml:space="preserve"> assemblies</w:t>
      </w:r>
      <w:r>
        <w:rPr>
          <w:rFonts w:eastAsia="Times New Roman"/>
        </w:rPr>
        <w:t xml:space="preserve"> </w:t>
      </w:r>
      <w:r w:rsidR="005073F8">
        <w:rPr>
          <w:rFonts w:eastAsia="Times New Roman"/>
        </w:rPr>
        <w:t>along a 1:1 line</w:t>
      </w:r>
      <w:r>
        <w:rPr>
          <w:rFonts w:eastAsia="Times New Roman"/>
        </w:rPr>
        <w:t xml:space="preserve">. </w:t>
      </w:r>
      <w:r w:rsidR="00BB5D7D">
        <w:rPr>
          <w:rFonts w:eastAsia="Times New Roman"/>
        </w:rPr>
        <w:t xml:space="preserve">Samples are colored based on their phylum level affiliation. </w:t>
      </w:r>
      <w:r w:rsidR="006B3163">
        <w:rPr>
          <w:rFonts w:eastAsia="Times New Roman"/>
        </w:rPr>
        <w:t>More than 97% of the assemblies</w:t>
      </w:r>
      <w:r w:rsidR="00581B1B">
        <w:rPr>
          <w:rFonts w:eastAsia="Times New Roman"/>
        </w:rPr>
        <w:t xml:space="preserve"> had more unique </w:t>
      </w:r>
      <w:r w:rsidR="00581B1B">
        <w:rPr>
          <w:rFonts w:eastAsia="Times New Roman"/>
          <w:i/>
        </w:rPr>
        <w:t>k-</w:t>
      </w:r>
      <w:r w:rsidR="00581B1B">
        <w:rPr>
          <w:rFonts w:eastAsia="Times New Roman"/>
        </w:rPr>
        <w:t>mers in DIB re-assemblies compared to the NCGR assembly of the same sample</w:t>
      </w:r>
      <w:bookmarkStart w:id="0" w:name="_GoBack"/>
      <w:bookmarkEnd w:id="0"/>
      <w:r w:rsidR="00581B1B">
        <w:rPr>
          <w:rFonts w:eastAsia="Times New Roman"/>
        </w:rPr>
        <w:t>.</w:t>
      </w:r>
      <w:r w:rsidR="00996A7C">
        <w:rPr>
          <w:rFonts w:eastAsia="Times New Roman"/>
        </w:rPr>
        <w:t xml:space="preserve"> </w:t>
      </w:r>
    </w:p>
    <w:p w14:paraId="4ADA7996" w14:textId="77777777" w:rsidR="00D65F94" w:rsidRDefault="00D65F94" w:rsidP="00D65F94">
      <w:pPr>
        <w:rPr>
          <w:rFonts w:eastAsia="Times New Roman"/>
          <w:b/>
        </w:rPr>
      </w:pPr>
    </w:p>
    <w:p w14:paraId="3A77503A" w14:textId="77777777" w:rsidR="00D65F94" w:rsidRDefault="00D65F94" w:rsidP="00D65F94">
      <w:pPr>
        <w:pStyle w:val="Normal1"/>
        <w:rPr>
          <w:rFonts w:eastAsia="Times New Roman"/>
          <w:noProof/>
          <w:lang w:val="en-US"/>
        </w:rPr>
      </w:pPr>
    </w:p>
    <w:p w14:paraId="0E4D87A8" w14:textId="4D19ED5E" w:rsidR="00D65F94" w:rsidRDefault="0036295B" w:rsidP="00D65F94">
      <w:pPr>
        <w:pStyle w:val="Normal1"/>
        <w:rPr>
          <w:rFonts w:eastAsia="Times New Roman"/>
          <w:noProof/>
          <w:lang w:val="en-US"/>
        </w:rPr>
      </w:pPr>
      <w:r>
        <w:rPr>
          <w:rFonts w:eastAsia="Times New Roman"/>
          <w:noProof/>
          <w:lang w:val="en-US"/>
        </w:rPr>
        <w:lastRenderedPageBreak/>
        <w:drawing>
          <wp:inline distT="0" distB="0" distL="0" distR="0" wp14:anchorId="7A088C11" wp14:editId="68CBA484">
            <wp:extent cx="2908935" cy="3062715"/>
            <wp:effectExtent l="0" t="0" r="12065" b="10795"/>
            <wp:docPr id="14" name="Picture 14" descr="mean_O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an_ORF.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4458" cy="3079059"/>
                    </a:xfrm>
                    <a:prstGeom prst="rect">
                      <a:avLst/>
                    </a:prstGeom>
                    <a:noFill/>
                    <a:ln>
                      <a:noFill/>
                    </a:ln>
                  </pic:spPr>
                </pic:pic>
              </a:graphicData>
            </a:graphic>
          </wp:inline>
        </w:drawing>
      </w:r>
    </w:p>
    <w:p w14:paraId="4F59EF8D" w14:textId="1A2305A6" w:rsidR="00D65F94" w:rsidRDefault="0017209E" w:rsidP="00D65F94">
      <w:pPr>
        <w:pStyle w:val="Normal1"/>
        <w:rPr>
          <w:rFonts w:eastAsia="Times New Roman"/>
        </w:rPr>
      </w:pPr>
      <w:r>
        <w:rPr>
          <w:rFonts w:eastAsia="Times New Roman"/>
          <w:noProof/>
          <w:lang w:val="en-US"/>
        </w:rPr>
        <w:drawing>
          <wp:inline distT="0" distB="0" distL="0" distR="0" wp14:anchorId="464277AD" wp14:editId="7000B148">
            <wp:extent cx="2908935" cy="3062715"/>
            <wp:effectExtent l="0" t="0" r="12065" b="10795"/>
            <wp:docPr id="15" name="Picture 15" descr="mean_BUS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an_BUSC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5930" cy="3070079"/>
                    </a:xfrm>
                    <a:prstGeom prst="rect">
                      <a:avLst/>
                    </a:prstGeom>
                    <a:noFill/>
                    <a:ln>
                      <a:noFill/>
                    </a:ln>
                  </pic:spPr>
                </pic:pic>
              </a:graphicData>
            </a:graphic>
          </wp:inline>
        </w:drawing>
      </w:r>
    </w:p>
    <w:p w14:paraId="0925C60B" w14:textId="1B0EB6B4" w:rsidR="00D65F94" w:rsidRDefault="00D65F94" w:rsidP="00682053">
      <w:pPr>
        <w:pStyle w:val="Normal1"/>
        <w:rPr>
          <w:rFonts w:eastAsia="Times New Roman"/>
        </w:rPr>
      </w:pPr>
      <w:r>
        <w:rPr>
          <w:rFonts w:eastAsia="Times New Roman"/>
        </w:rPr>
        <w:t xml:space="preserve">Figure 5. </w:t>
      </w:r>
      <w:r w:rsidR="00682053">
        <w:rPr>
          <w:rFonts w:eastAsia="Times New Roman"/>
        </w:rPr>
        <w:t xml:space="preserve">The </w:t>
      </w:r>
      <w:r>
        <w:rPr>
          <w:rFonts w:eastAsia="Times New Roman"/>
        </w:rPr>
        <w:t>percentage of contigs with predicted open reading frame (ORF) (</w:t>
      </w:r>
      <w:r w:rsidR="00682053">
        <w:rPr>
          <w:rFonts w:eastAsia="Times New Roman"/>
        </w:rPr>
        <w:t>A, B</w:t>
      </w:r>
      <w:r>
        <w:rPr>
          <w:rFonts w:eastAsia="Times New Roman"/>
        </w:rPr>
        <w:t>) and the percentage of complete protistan benchmarking universal single-copy orthologs (BUSCO) recovered in each assembly (</w:t>
      </w:r>
      <w:r w:rsidR="00682053">
        <w:rPr>
          <w:rFonts w:eastAsia="Times New Roman"/>
        </w:rPr>
        <w:t>C, D</w:t>
      </w:r>
      <w:r>
        <w:rPr>
          <w:rFonts w:eastAsia="Times New Roman"/>
        </w:rPr>
        <w:t xml:space="preserve">). In the green (right side </w:t>
      </w:r>
      <w:r w:rsidR="00DE47A6">
        <w:rPr>
          <w:rFonts w:eastAsia="Times New Roman"/>
        </w:rPr>
        <w:t>B, D</w:t>
      </w:r>
      <w:r>
        <w:rPr>
          <w:rFonts w:eastAsia="Times New Roman"/>
        </w:rPr>
        <w:t xml:space="preserve">) are the “DIB” re-assemblies and in gray (left side of </w:t>
      </w:r>
      <w:r w:rsidR="00DE47A6">
        <w:rPr>
          <w:rFonts w:eastAsia="Times New Roman"/>
        </w:rPr>
        <w:t>B, D</w:t>
      </w:r>
      <w:r>
        <w:rPr>
          <w:rFonts w:eastAsia="Times New Roman"/>
        </w:rPr>
        <w:t>) are th</w:t>
      </w:r>
      <w:r w:rsidR="00682053">
        <w:rPr>
          <w:rFonts w:eastAsia="Times New Roman"/>
        </w:rPr>
        <w:t>e original assemblies from NCGR</w:t>
      </w:r>
      <w:r w:rsidR="00335421">
        <w:rPr>
          <w:rFonts w:eastAsia="Times New Roman"/>
        </w:rPr>
        <w:t xml:space="preserve"> ‘nt’ assemblies</w:t>
      </w:r>
      <w:r w:rsidR="00682053">
        <w:rPr>
          <w:rFonts w:eastAsia="Times New Roman"/>
        </w:rPr>
        <w:t>.</w:t>
      </w:r>
      <w:r w:rsidR="00DE47A6">
        <w:rPr>
          <w:rFonts w:eastAsia="Times New Roman"/>
        </w:rPr>
        <w:t xml:space="preserve"> Line plots (A,C) compare values between the DIB and the NCGR</w:t>
      </w:r>
      <w:r w:rsidR="00335421">
        <w:rPr>
          <w:rFonts w:eastAsia="Times New Roman"/>
        </w:rPr>
        <w:t xml:space="preserve"> ‘nt’ </w:t>
      </w:r>
      <w:r w:rsidR="00DE47A6">
        <w:rPr>
          <w:rFonts w:eastAsia="Times New Roman"/>
        </w:rPr>
        <w:t>assemblies. Gray lines represent values where NCGR was higher than DIB and green lines represent values where DIB was higher than NCGR.</w:t>
      </w:r>
    </w:p>
    <w:p w14:paraId="092B5018" w14:textId="0B79A495" w:rsidR="00D65F94" w:rsidRDefault="004A09D1" w:rsidP="00D65F94">
      <w:pPr>
        <w:pStyle w:val="Normal1"/>
        <w:rPr>
          <w:rFonts w:eastAsia="Times New Roman"/>
        </w:rPr>
      </w:pPr>
      <w:r>
        <w:rPr>
          <w:rFonts w:eastAsia="Times New Roman"/>
          <w:noProof/>
          <w:lang w:val="en-US"/>
        </w:rPr>
        <w:lastRenderedPageBreak/>
        <w:drawing>
          <wp:inline distT="0" distB="0" distL="0" distR="0" wp14:anchorId="28B206E9" wp14:editId="7F1BD695">
            <wp:extent cx="5423535" cy="5423535"/>
            <wp:effectExtent l="0" t="0" r="12065" b="12065"/>
            <wp:docPr id="1" name="Picture 1" descr="false_cr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lse_crbb.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3535" cy="5423535"/>
                    </a:xfrm>
                    <a:prstGeom prst="rect">
                      <a:avLst/>
                    </a:prstGeom>
                    <a:noFill/>
                    <a:ln>
                      <a:noFill/>
                    </a:ln>
                  </pic:spPr>
                </pic:pic>
              </a:graphicData>
            </a:graphic>
          </wp:inline>
        </w:drawing>
      </w:r>
    </w:p>
    <w:p w14:paraId="5DAC4FC1" w14:textId="36BE32C6" w:rsidR="00D65F94" w:rsidRDefault="00D65F94" w:rsidP="00D65F94">
      <w:pPr>
        <w:pStyle w:val="Normal1"/>
        <w:rPr>
          <w:rFonts w:eastAsia="Times New Roman"/>
        </w:rPr>
      </w:pPr>
      <w:r>
        <w:rPr>
          <w:rFonts w:eastAsia="Times New Roman"/>
        </w:rPr>
        <w:t>Figure 6. A histogram across</w:t>
      </w:r>
      <w:r w:rsidR="005527BE">
        <w:rPr>
          <w:rFonts w:eastAsia="Times New Roman"/>
        </w:rPr>
        <w:t xml:space="preserve"> MMETSP samples</w:t>
      </w:r>
      <w:r>
        <w:rPr>
          <w:rFonts w:eastAsia="Times New Roman"/>
        </w:rPr>
        <w:t xml:space="preserve"> depicting the number of contigs identified </w:t>
      </w:r>
      <w:r w:rsidR="005527BE">
        <w:rPr>
          <w:rFonts w:eastAsia="Times New Roman"/>
        </w:rPr>
        <w:t>as novel in DIB assemblies. These contigs were</w:t>
      </w:r>
      <w:r>
        <w:rPr>
          <w:rFonts w:eastAsia="Times New Roman"/>
        </w:rPr>
        <w:t xml:space="preserve"> absent in the NCGR </w:t>
      </w:r>
      <w:r w:rsidR="005527BE">
        <w:rPr>
          <w:rFonts w:eastAsia="Times New Roman"/>
        </w:rPr>
        <w:t xml:space="preserve">assemblies, </w:t>
      </w:r>
      <w:r w:rsidR="00CD1627">
        <w:rPr>
          <w:rFonts w:eastAsia="Times New Roman"/>
        </w:rPr>
        <w:t xml:space="preserve">based on negative </w:t>
      </w:r>
      <w:r w:rsidR="00CD4ED8">
        <w:rPr>
          <w:rFonts w:eastAsia="Times New Roman"/>
        </w:rPr>
        <w:t>conditional reciprocal best BLAST (</w:t>
      </w:r>
      <w:r>
        <w:rPr>
          <w:rFonts w:eastAsia="Times New Roman"/>
        </w:rPr>
        <w:t>CRBB</w:t>
      </w:r>
      <w:r w:rsidR="00CD4ED8">
        <w:rPr>
          <w:rFonts w:eastAsia="Times New Roman"/>
        </w:rPr>
        <w:t>)</w:t>
      </w:r>
      <w:r>
        <w:rPr>
          <w:rFonts w:eastAsia="Times New Roman"/>
        </w:rPr>
        <w:t xml:space="preserve"> </w:t>
      </w:r>
      <w:r w:rsidR="005527BE">
        <w:rPr>
          <w:rFonts w:eastAsia="Times New Roman"/>
        </w:rPr>
        <w:t>results</w:t>
      </w:r>
      <w:r>
        <w:rPr>
          <w:rFonts w:eastAsia="Times New Roman"/>
        </w:rPr>
        <w:t xml:space="preserve">. Samples are sorted from highest to lowest number of </w:t>
      </w:r>
      <w:r w:rsidR="00171E77">
        <w:rPr>
          <w:rFonts w:eastAsia="Times New Roman"/>
        </w:rPr>
        <w:t>‘new’</w:t>
      </w:r>
      <w:r w:rsidR="00CD1627">
        <w:rPr>
          <w:rFonts w:eastAsia="Times New Roman"/>
        </w:rPr>
        <w:t xml:space="preserve"> </w:t>
      </w:r>
      <w:r>
        <w:rPr>
          <w:rFonts w:eastAsia="Times New Roman"/>
        </w:rPr>
        <w:t>contig</w:t>
      </w:r>
      <w:r w:rsidR="005527BE">
        <w:rPr>
          <w:rFonts w:eastAsia="Times New Roman"/>
        </w:rPr>
        <w:t xml:space="preserve">s. </w:t>
      </w:r>
      <w:r>
        <w:rPr>
          <w:rFonts w:eastAsia="Times New Roman"/>
        </w:rPr>
        <w:t>The region in gray indica</w:t>
      </w:r>
      <w:r w:rsidR="00CD4ED8">
        <w:rPr>
          <w:rFonts w:eastAsia="Times New Roman"/>
        </w:rPr>
        <w:t xml:space="preserve">tes the number of </w:t>
      </w:r>
      <w:r w:rsidR="005527BE">
        <w:rPr>
          <w:rFonts w:eastAsia="Times New Roman"/>
        </w:rPr>
        <w:t xml:space="preserve">unannotated </w:t>
      </w:r>
      <w:r w:rsidR="00CD4ED8">
        <w:rPr>
          <w:rFonts w:eastAsia="Times New Roman"/>
        </w:rPr>
        <w:t xml:space="preserve">contigs </w:t>
      </w:r>
      <w:r>
        <w:rPr>
          <w:rFonts w:eastAsia="Times New Roman"/>
        </w:rPr>
        <w:t>present in the DIB re-assemblies</w:t>
      </w:r>
      <w:r w:rsidR="005527BE">
        <w:rPr>
          <w:rFonts w:eastAsia="Times New Roman"/>
        </w:rPr>
        <w:t>,</w:t>
      </w:r>
      <w:r w:rsidR="00CD1627">
        <w:rPr>
          <w:rFonts w:eastAsia="Times New Roman"/>
        </w:rPr>
        <w:t xml:space="preserve"> </w:t>
      </w:r>
      <w:r>
        <w:rPr>
          <w:rFonts w:eastAsia="Times New Roman"/>
        </w:rPr>
        <w:t>absent from NCGR</w:t>
      </w:r>
      <w:r w:rsidR="00335421">
        <w:rPr>
          <w:rFonts w:eastAsia="Times New Roman"/>
        </w:rPr>
        <w:t xml:space="preserve"> ‘nt’ assemblies</w:t>
      </w:r>
      <w:r>
        <w:rPr>
          <w:rFonts w:eastAsia="Times New Roman"/>
        </w:rPr>
        <w:t xml:space="preserve">. </w:t>
      </w:r>
      <w:r w:rsidR="005527BE">
        <w:rPr>
          <w:rFonts w:eastAsia="Times New Roman"/>
        </w:rPr>
        <w:t>Highlighted in green are contigs that were annotated with dammit [44] to a gene name in the Pfam, Rfam, or OrthoDB databases, representing the number of contigs unique to the DIB re-assemblies with an annotation.</w:t>
      </w:r>
    </w:p>
    <w:p w14:paraId="367C914E" w14:textId="77777777" w:rsidR="00D65F94" w:rsidRDefault="00D65F94" w:rsidP="00D65F94">
      <w:pPr>
        <w:pStyle w:val="Normal1"/>
        <w:rPr>
          <w:rFonts w:eastAsia="Times New Roman"/>
        </w:rPr>
      </w:pPr>
    </w:p>
    <w:p w14:paraId="63DF3048" w14:textId="77777777" w:rsidR="00D65F94" w:rsidRDefault="00D65F94" w:rsidP="00D65F94">
      <w:pPr>
        <w:rPr>
          <w:rFonts w:eastAsia="Times New Roman"/>
          <w:b/>
        </w:rPr>
      </w:pPr>
      <w:r>
        <w:rPr>
          <w:rFonts w:eastAsia="Times New Roman"/>
          <w:b/>
        </w:rPr>
        <w:br w:type="page"/>
      </w:r>
    </w:p>
    <w:p w14:paraId="044C16EC" w14:textId="77777777" w:rsidR="00D65F94" w:rsidRDefault="00D65F94" w:rsidP="00D65F94">
      <w:pPr>
        <w:pStyle w:val="Normal1"/>
        <w:rPr>
          <w:rFonts w:eastAsia="Times New Roman"/>
        </w:rPr>
      </w:pPr>
    </w:p>
    <w:p w14:paraId="76180A43" w14:textId="77777777" w:rsidR="00D65F94" w:rsidRDefault="00D65F94" w:rsidP="00D65F94">
      <w:pPr>
        <w:pStyle w:val="Normal1"/>
        <w:rPr>
          <w:rFonts w:eastAsia="Times New Roman"/>
        </w:rPr>
      </w:pPr>
    </w:p>
    <w:p w14:paraId="134EA4D4" w14:textId="77777777" w:rsidR="00D65F94" w:rsidRDefault="00D65F94" w:rsidP="00D65F94">
      <w:pPr>
        <w:rPr>
          <w:rFonts w:eastAsia="Times New Roman"/>
          <w:b/>
        </w:rPr>
      </w:pPr>
    </w:p>
    <w:p w14:paraId="4B160F7D" w14:textId="6F8432EA" w:rsidR="00D65F94" w:rsidRDefault="008B35F7" w:rsidP="00D65F94">
      <w:pPr>
        <w:rPr>
          <w:rFonts w:eastAsia="Times New Roman"/>
          <w:b/>
        </w:rPr>
      </w:pPr>
      <w:r>
        <w:rPr>
          <w:rFonts w:eastAsia="Times New Roman"/>
          <w:b/>
          <w:noProof/>
          <w:lang w:val="en-US"/>
        </w:rPr>
        <w:drawing>
          <wp:inline distT="0" distB="0" distL="0" distR="0" wp14:anchorId="65C35220" wp14:editId="4D5FCE8F">
            <wp:extent cx="5935980" cy="5935980"/>
            <wp:effectExtent l="0" t="0" r="7620" b="7620"/>
            <wp:docPr id="9" name="Picture 9" descr="Figure7_unique_gene_na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7_unique_gene_nam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5935980"/>
                    </a:xfrm>
                    <a:prstGeom prst="rect">
                      <a:avLst/>
                    </a:prstGeom>
                    <a:noFill/>
                    <a:ln>
                      <a:noFill/>
                    </a:ln>
                  </pic:spPr>
                </pic:pic>
              </a:graphicData>
            </a:graphic>
          </wp:inline>
        </w:drawing>
      </w:r>
    </w:p>
    <w:p w14:paraId="285D0A46" w14:textId="77777777" w:rsidR="00D65F94" w:rsidRDefault="00D65F94" w:rsidP="00D65F94">
      <w:pPr>
        <w:rPr>
          <w:rFonts w:eastAsia="Times New Roman"/>
          <w:b/>
        </w:rPr>
      </w:pPr>
    </w:p>
    <w:p w14:paraId="743CDA52" w14:textId="4FD88F02" w:rsidR="00D65F94" w:rsidRDefault="00D65F94" w:rsidP="0051363D">
      <w:pPr>
        <w:tabs>
          <w:tab w:val="left" w:pos="2142"/>
        </w:tabs>
        <w:rPr>
          <w:rFonts w:eastAsia="Times New Roman"/>
        </w:rPr>
      </w:pPr>
      <w:r>
        <w:rPr>
          <w:rFonts w:eastAsia="Times New Roman"/>
        </w:rPr>
        <w:t xml:space="preserve">Figure 7. Unique gene names found in either NCGR </w:t>
      </w:r>
      <w:r w:rsidR="00335421">
        <w:rPr>
          <w:rFonts w:eastAsia="Times New Roman"/>
        </w:rPr>
        <w:t xml:space="preserve">‘nt’ assemblies </w:t>
      </w:r>
      <w:r>
        <w:rPr>
          <w:rFonts w:eastAsia="Times New Roman"/>
        </w:rPr>
        <w:t xml:space="preserve">or DIB </w:t>
      </w:r>
      <w:r w:rsidR="00335421">
        <w:rPr>
          <w:rFonts w:eastAsia="Times New Roman"/>
        </w:rPr>
        <w:t>re-</w:t>
      </w:r>
      <w:r>
        <w:rPr>
          <w:rFonts w:eastAsia="Times New Roman"/>
        </w:rPr>
        <w:t>assemblies but not found in the other assembly</w:t>
      </w:r>
      <w:r w:rsidR="00236095">
        <w:rPr>
          <w:rFonts w:eastAsia="Times New Roman"/>
        </w:rPr>
        <w:t>, normalized to the number of annotated contigs in each assembly</w:t>
      </w:r>
      <w:r>
        <w:rPr>
          <w:rFonts w:eastAsia="Times New Roman"/>
        </w:rPr>
        <w:t xml:space="preserve">. The line indicates a 1:1 relationship between the number of unique gene names in DIB and NCGR. DIB assemblies had the highest number of unique names not found in NCGR assemblies. Several NCGR assemblies had gene </w:t>
      </w:r>
      <w:r w:rsidR="00DD04ED">
        <w:rPr>
          <w:rFonts w:eastAsia="Times New Roman"/>
        </w:rPr>
        <w:t>names not found DIB assemblies.</w:t>
      </w:r>
    </w:p>
    <w:p w14:paraId="0BD4A6E2" w14:textId="00CC42D5" w:rsidR="00D65F94" w:rsidRDefault="00F1394F" w:rsidP="00D65F94">
      <w:pPr>
        <w:pStyle w:val="Normal1"/>
        <w:rPr>
          <w:rFonts w:eastAsia="Times New Roman"/>
        </w:rPr>
      </w:pPr>
      <w:commentRangeStart w:id="1"/>
      <w:r>
        <w:rPr>
          <w:rFonts w:eastAsia="Times New Roman"/>
          <w:noProof/>
          <w:lang w:val="en-US"/>
        </w:rPr>
        <w:lastRenderedPageBreak/>
        <w:drawing>
          <wp:inline distT="0" distB="0" distL="0" distR="0" wp14:anchorId="7D6F9B73" wp14:editId="1F773FC6">
            <wp:extent cx="5423535" cy="3229622"/>
            <wp:effectExtent l="0" t="0" r="12065" b="0"/>
            <wp:docPr id="27" name="Picture 27" descr="figures/Figure8_n_input_re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res/Figure8_n_input_read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4563" cy="3230234"/>
                    </a:xfrm>
                    <a:prstGeom prst="rect">
                      <a:avLst/>
                    </a:prstGeom>
                    <a:noFill/>
                    <a:ln>
                      <a:noFill/>
                    </a:ln>
                  </pic:spPr>
                </pic:pic>
              </a:graphicData>
            </a:graphic>
          </wp:inline>
        </w:drawing>
      </w:r>
      <w:commentRangeEnd w:id="1"/>
      <w:r w:rsidR="00D367A5">
        <w:rPr>
          <w:rStyle w:val="CommentReference"/>
        </w:rPr>
        <w:commentReference w:id="1"/>
      </w:r>
    </w:p>
    <w:p w14:paraId="434CE843" w14:textId="104CE806" w:rsidR="00F1394F" w:rsidRDefault="00F1394F" w:rsidP="00D65F94">
      <w:pPr>
        <w:pStyle w:val="Normal1"/>
        <w:rPr>
          <w:rFonts w:eastAsia="Times New Roman"/>
        </w:rPr>
      </w:pPr>
      <w:commentRangeStart w:id="2"/>
      <w:r>
        <w:rPr>
          <w:rFonts w:eastAsia="Times New Roman"/>
          <w:noProof/>
          <w:lang w:val="en-US"/>
        </w:rPr>
        <w:drawing>
          <wp:inline distT="0" distB="0" distL="0" distR="0" wp14:anchorId="0DC5CF6C" wp14:editId="3DBBDA7F">
            <wp:extent cx="5450502" cy="3245680"/>
            <wp:effectExtent l="0" t="0" r="10795" b="5715"/>
            <wp:docPr id="29" name="Picture 29" descr="figures/Figure8_mean_o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gures/Figure8_mean_orf.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2212" cy="3258608"/>
                    </a:xfrm>
                    <a:prstGeom prst="rect">
                      <a:avLst/>
                    </a:prstGeom>
                    <a:noFill/>
                    <a:ln>
                      <a:noFill/>
                    </a:ln>
                  </pic:spPr>
                </pic:pic>
              </a:graphicData>
            </a:graphic>
          </wp:inline>
        </w:drawing>
      </w:r>
      <w:commentRangeEnd w:id="2"/>
      <w:r w:rsidR="00D367A5">
        <w:rPr>
          <w:rStyle w:val="CommentReference"/>
        </w:rPr>
        <w:commentReference w:id="2"/>
      </w:r>
    </w:p>
    <w:p w14:paraId="068715E0" w14:textId="24B7F200" w:rsidR="00F1394F" w:rsidRDefault="00F1394F" w:rsidP="00D65F94">
      <w:pPr>
        <w:pStyle w:val="Normal1"/>
        <w:rPr>
          <w:rFonts w:eastAsia="Times New Roman"/>
        </w:rPr>
      </w:pPr>
      <w:r>
        <w:rPr>
          <w:rFonts w:eastAsia="Times New Roman"/>
          <w:noProof/>
          <w:lang w:val="en-US"/>
        </w:rPr>
        <w:lastRenderedPageBreak/>
        <w:drawing>
          <wp:inline distT="0" distB="0" distL="0" distR="0" wp14:anchorId="00B0C112" wp14:editId="28430C60">
            <wp:extent cx="5194935" cy="3093494"/>
            <wp:effectExtent l="0" t="0" r="0" b="5715"/>
            <wp:docPr id="28" name="Picture 28" descr="figures/Figure8_n_conti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ures/Figure8_n_contig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9497" cy="3096210"/>
                    </a:xfrm>
                    <a:prstGeom prst="rect">
                      <a:avLst/>
                    </a:prstGeom>
                    <a:noFill/>
                    <a:ln>
                      <a:noFill/>
                    </a:ln>
                  </pic:spPr>
                </pic:pic>
              </a:graphicData>
            </a:graphic>
          </wp:inline>
        </w:drawing>
      </w:r>
      <w:r>
        <w:rPr>
          <w:rFonts w:eastAsia="Times New Roman"/>
          <w:noProof/>
          <w:lang w:val="en-US"/>
        </w:rPr>
        <w:drawing>
          <wp:inline distT="0" distB="0" distL="0" distR="0" wp14:anchorId="3FCBAB1D" wp14:editId="7AA820A3">
            <wp:extent cx="5194935" cy="3093494"/>
            <wp:effectExtent l="0" t="0" r="0" b="5715"/>
            <wp:docPr id="30" name="Picture 30" descr="figures/Figure8_unique_km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s/Figure8_unique_kmer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2229" cy="3097838"/>
                    </a:xfrm>
                    <a:prstGeom prst="rect">
                      <a:avLst/>
                    </a:prstGeom>
                    <a:noFill/>
                    <a:ln>
                      <a:noFill/>
                    </a:ln>
                  </pic:spPr>
                </pic:pic>
              </a:graphicData>
            </a:graphic>
          </wp:inline>
        </w:drawing>
      </w:r>
    </w:p>
    <w:p w14:paraId="2F3E7F3D" w14:textId="77777777" w:rsidR="00F1394F" w:rsidRDefault="00F1394F" w:rsidP="00D65F94">
      <w:pPr>
        <w:pStyle w:val="Normal1"/>
        <w:rPr>
          <w:rFonts w:eastAsia="Times New Roman"/>
        </w:rPr>
      </w:pPr>
    </w:p>
    <w:p w14:paraId="7812DA67" w14:textId="77777777" w:rsidR="00D65F94" w:rsidRDefault="00D65F94" w:rsidP="00D65F94">
      <w:pPr>
        <w:pStyle w:val="Normal1"/>
        <w:rPr>
          <w:rFonts w:eastAsia="Times New Roman"/>
        </w:rPr>
      </w:pPr>
    </w:p>
    <w:p w14:paraId="57F5A01C" w14:textId="56BC9B88" w:rsidR="00D367A5" w:rsidRDefault="00D65F94" w:rsidP="00F1394F">
      <w:pPr>
        <w:pStyle w:val="Normal1"/>
        <w:rPr>
          <w:ins w:id="3" w:author="Harriet Alexander" w:date="2018-05-10T15:38:00Z"/>
          <w:rFonts w:eastAsia="Times New Roman"/>
        </w:rPr>
      </w:pPr>
      <w:r>
        <w:rPr>
          <w:rFonts w:eastAsia="Times New Roman"/>
        </w:rPr>
        <w:t xml:space="preserve">Figure 8. Box-and-whisker plots for the seven most common phyla in the MMETSP dataset. Clockwise from the top left (A) number of input reads, (B) mean percentage open reading frame (ORF) content, (C) number of contigs in the assembly, (D) unique </w:t>
      </w:r>
      <w:r w:rsidRPr="00084E78">
        <w:rPr>
          <w:rFonts w:eastAsia="Times New Roman"/>
          <w:i/>
        </w:rPr>
        <w:t>k</w:t>
      </w:r>
      <w:r>
        <w:rPr>
          <w:rFonts w:eastAsia="Times New Roman"/>
        </w:rPr>
        <w:t>-mers (</w:t>
      </w:r>
      <w:r w:rsidRPr="00084E78">
        <w:rPr>
          <w:rFonts w:eastAsia="Times New Roman"/>
          <w:i/>
        </w:rPr>
        <w:t>k</w:t>
      </w:r>
      <w:r>
        <w:rPr>
          <w:rFonts w:eastAsia="Times New Roman"/>
        </w:rPr>
        <w:t xml:space="preserve">=25) in the assembly. Groups sharing a letter in the top </w:t>
      </w:r>
      <w:commentRangeStart w:id="4"/>
      <w:r>
        <w:rPr>
          <w:rFonts w:eastAsia="Times New Roman"/>
        </w:rPr>
        <w:t xml:space="preserve">margin are not significantly different at the 5% </w:t>
      </w:r>
      <w:commentRangeStart w:id="5"/>
      <w:r>
        <w:rPr>
          <w:rFonts w:eastAsia="Times New Roman"/>
        </w:rPr>
        <w:t>level</w:t>
      </w:r>
      <w:commentRangeEnd w:id="5"/>
      <w:r w:rsidR="00D367A5">
        <w:rPr>
          <w:rStyle w:val="CommentReference"/>
        </w:rPr>
        <w:commentReference w:id="5"/>
      </w:r>
      <w:r>
        <w:rPr>
          <w:rFonts w:eastAsia="Times New Roman"/>
        </w:rPr>
        <w:t xml:space="preserve">. </w:t>
      </w:r>
      <w:commentRangeEnd w:id="4"/>
      <w:r w:rsidR="00D367A5">
        <w:rPr>
          <w:rStyle w:val="CommentReference"/>
        </w:rPr>
        <w:commentReference w:id="4"/>
      </w:r>
    </w:p>
    <w:p w14:paraId="3EEA41CC" w14:textId="77777777" w:rsidR="00D367A5" w:rsidRDefault="00D367A5" w:rsidP="00F1394F">
      <w:pPr>
        <w:pStyle w:val="Normal1"/>
        <w:rPr>
          <w:ins w:id="6" w:author="Harriet Alexander" w:date="2018-05-10T15:38:00Z"/>
          <w:rFonts w:eastAsia="Times New Roman"/>
        </w:rPr>
      </w:pPr>
    </w:p>
    <w:p w14:paraId="41E2EE09" w14:textId="77777777" w:rsidR="00D367A5" w:rsidRDefault="00D367A5" w:rsidP="00F1394F">
      <w:pPr>
        <w:pStyle w:val="Normal1"/>
        <w:rPr>
          <w:ins w:id="7" w:author="Harriet Alexander" w:date="2018-05-10T15:38:00Z"/>
          <w:rFonts w:eastAsia="Times New Roman"/>
        </w:rPr>
      </w:pPr>
    </w:p>
    <w:p w14:paraId="0627D1B3" w14:textId="1CA79EA1" w:rsidR="009535E8" w:rsidRDefault="009535E8" w:rsidP="00F1394F">
      <w:pPr>
        <w:pStyle w:val="Normal1"/>
        <w:rPr>
          <w:rFonts w:eastAsia="Times New Roman"/>
        </w:rPr>
      </w:pPr>
    </w:p>
    <w:p w14:paraId="7C11481F" w14:textId="1FF66013" w:rsidR="00BE0F8C" w:rsidRDefault="00BE0F8C" w:rsidP="00F1394F">
      <w:pPr>
        <w:pStyle w:val="Normal1"/>
        <w:rPr>
          <w:rFonts w:eastAsia="Times New Roman"/>
        </w:rPr>
      </w:pPr>
      <w:r>
        <w:rPr>
          <w:rFonts w:eastAsia="Times New Roman"/>
        </w:rPr>
        <w:lastRenderedPageBreak/>
        <w:t>Supplemental Files:</w:t>
      </w:r>
    </w:p>
    <w:p w14:paraId="6F440811" w14:textId="77777777" w:rsidR="00BE0F8C" w:rsidRDefault="00BE0F8C" w:rsidP="00F1394F">
      <w:pPr>
        <w:pStyle w:val="Normal1"/>
        <w:rPr>
          <w:rFonts w:eastAsia="Times New Roman"/>
        </w:rPr>
      </w:pPr>
    </w:p>
    <w:p w14:paraId="4AF99A34" w14:textId="2C713CAA" w:rsidR="00BE0F8C" w:rsidRDefault="00BE0F8C" w:rsidP="00F1394F">
      <w:pPr>
        <w:pStyle w:val="Normal1"/>
        <w:rPr>
          <w:rFonts w:eastAsia="Times New Roman"/>
        </w:rPr>
      </w:pPr>
      <w:r>
        <w:rPr>
          <w:rFonts w:eastAsia="Times New Roman"/>
        </w:rPr>
        <w:t xml:space="preserve">Data Table 1. </w:t>
      </w:r>
      <w:r w:rsidRPr="00BE0F8C">
        <w:rPr>
          <w:rFonts w:eastAsia="Times New Roman"/>
        </w:rPr>
        <w:t>MMETSP_all_evaluation_matrix</w:t>
      </w:r>
      <w:r>
        <w:rPr>
          <w:rFonts w:eastAsia="Times New Roman"/>
        </w:rPr>
        <w:t>.csv</w:t>
      </w:r>
    </w:p>
    <w:p w14:paraId="0F310AC5" w14:textId="3F3FC340" w:rsidR="00BE0F8C" w:rsidRDefault="00BE0F8C" w:rsidP="00F1394F">
      <w:pPr>
        <w:pStyle w:val="Normal1"/>
        <w:rPr>
          <w:rFonts w:eastAsia="Times New Roman"/>
        </w:rPr>
      </w:pPr>
      <w:r>
        <w:rPr>
          <w:rFonts w:eastAsia="Times New Roman"/>
        </w:rPr>
        <w:t xml:space="preserve">Data Table 2. </w:t>
      </w:r>
      <w:r w:rsidRPr="00BE0F8C">
        <w:rPr>
          <w:rFonts w:eastAsia="Times New Roman"/>
        </w:rPr>
        <w:t>MMETSP_all_evaluation_matrix_METADATA</w:t>
      </w:r>
      <w:r>
        <w:rPr>
          <w:rFonts w:eastAsia="Times New Roman"/>
        </w:rPr>
        <w:t>.csv</w:t>
      </w:r>
    </w:p>
    <w:p w14:paraId="4BAEF599" w14:textId="4FB71B37" w:rsidR="00393346" w:rsidRDefault="00393346" w:rsidP="00F1394F">
      <w:pPr>
        <w:pStyle w:val="Normal1"/>
        <w:rPr>
          <w:rFonts w:eastAsia="Times New Roman"/>
        </w:rPr>
      </w:pPr>
      <w:r>
        <w:rPr>
          <w:rFonts w:eastAsia="Times New Roman"/>
        </w:rPr>
        <w:t xml:space="preserve">Supplemental Figure 1. </w:t>
      </w:r>
      <w:r w:rsidR="00B541F0">
        <w:rPr>
          <w:rFonts w:eastAsia="Times New Roman"/>
        </w:rPr>
        <w:t xml:space="preserve">Transrate scores </w:t>
      </w:r>
      <w:r w:rsidR="0043287C">
        <w:rPr>
          <w:rFonts w:eastAsia="Times New Roman"/>
        </w:rPr>
        <w:t xml:space="preserve">comparisons </w:t>
      </w:r>
      <w:r w:rsidR="00B541F0">
        <w:rPr>
          <w:rFonts w:eastAsia="Times New Roman"/>
        </w:rPr>
        <w:t xml:space="preserve">between </w:t>
      </w:r>
      <w:r w:rsidR="0043287C">
        <w:rPr>
          <w:rFonts w:eastAsia="Times New Roman"/>
        </w:rPr>
        <w:t xml:space="preserve">NCGR ‘cds’ and ‘nt’ versions vs. DIB. </w:t>
      </w:r>
      <w:r>
        <w:rPr>
          <w:rFonts w:eastAsia="Times New Roman"/>
        </w:rPr>
        <w:t xml:space="preserve"> </w:t>
      </w:r>
    </w:p>
    <w:p w14:paraId="1210D1F1" w14:textId="0F22BB83" w:rsidR="00393346" w:rsidRDefault="00393346" w:rsidP="00F1394F">
      <w:pPr>
        <w:pStyle w:val="Normal1"/>
        <w:rPr>
          <w:rFonts w:eastAsia="Times New Roman"/>
        </w:rPr>
      </w:pPr>
      <w:r>
        <w:rPr>
          <w:rFonts w:eastAsia="Times New Roman"/>
        </w:rPr>
        <w:t xml:space="preserve">Supplemental Figure 2. </w:t>
      </w:r>
      <w:r w:rsidR="0043287C">
        <w:rPr>
          <w:rFonts w:eastAsia="Times New Roman"/>
        </w:rPr>
        <w:t>Transrate score differences colored by taxonomic grouping.</w:t>
      </w:r>
    </w:p>
    <w:p w14:paraId="4E0457FB" w14:textId="19B1C3AD" w:rsidR="00B672B9" w:rsidRDefault="00B672B9" w:rsidP="00F1394F">
      <w:pPr>
        <w:pStyle w:val="Normal1"/>
        <w:rPr>
          <w:rFonts w:eastAsia="Times New Roman"/>
        </w:rPr>
      </w:pPr>
      <w:r>
        <w:rPr>
          <w:rFonts w:eastAsia="Times New Roman"/>
        </w:rPr>
        <w:t xml:space="preserve">Supplemental Figure 3. BUSCO scores with the </w:t>
      </w:r>
      <w:r w:rsidR="00A5504C">
        <w:rPr>
          <w:rFonts w:eastAsia="Times New Roman"/>
        </w:rPr>
        <w:t>Protista</w:t>
      </w:r>
      <w:r>
        <w:rPr>
          <w:rFonts w:eastAsia="Times New Roman"/>
        </w:rPr>
        <w:t xml:space="preserve"> database, NCGR ‘nt’ vs. DIB.</w:t>
      </w:r>
    </w:p>
    <w:p w14:paraId="068EFBEE" w14:textId="34AB2427" w:rsidR="00FA0676" w:rsidRDefault="00FA0676" w:rsidP="00F1394F">
      <w:pPr>
        <w:pStyle w:val="Normal1"/>
        <w:rPr>
          <w:rFonts w:eastAsia="Times New Roman"/>
        </w:rPr>
      </w:pPr>
      <w:r>
        <w:rPr>
          <w:rFonts w:eastAsia="Times New Roman"/>
        </w:rPr>
        <w:t>Data notebook. Different Trinity versions</w:t>
      </w:r>
    </w:p>
    <w:p w14:paraId="0C323356" w14:textId="77777777" w:rsidR="00BE0F8C" w:rsidRDefault="00BE0F8C" w:rsidP="00F1394F">
      <w:pPr>
        <w:pStyle w:val="Normal1"/>
        <w:rPr>
          <w:rFonts w:eastAsia="Times New Roman"/>
        </w:rPr>
      </w:pPr>
    </w:p>
    <w:p w14:paraId="7CE82FD9" w14:textId="77777777" w:rsidR="00BE0F8C" w:rsidRPr="00F1394F" w:rsidRDefault="00BE0F8C" w:rsidP="00F1394F">
      <w:pPr>
        <w:pStyle w:val="Normal1"/>
        <w:rPr>
          <w:rFonts w:eastAsia="Times New Roman"/>
        </w:rPr>
      </w:pPr>
    </w:p>
    <w:sectPr w:rsidR="00BE0F8C" w:rsidRPr="00F1394F" w:rsidSect="00A82A6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Harriet Alexander" w:date="2018-05-10T15:36:00Z" w:initials="HA">
    <w:p w14:paraId="10B18670" w14:textId="76B76F62" w:rsidR="00D367A5" w:rsidRDefault="00D367A5">
      <w:pPr>
        <w:pStyle w:val="CommentText"/>
      </w:pPr>
      <w:r>
        <w:rPr>
          <w:rStyle w:val="CommentReference"/>
        </w:rPr>
        <w:annotationRef/>
      </w:r>
      <w:r>
        <w:rPr>
          <w:rStyle w:val="CommentReference"/>
        </w:rPr>
        <w:t xml:space="preserve">Labels on these three plots could all be bigger. If you send me PDFs of each of these figures I will make the fonts bigger and put them into a single figure. Or send me the notebook?  </w:t>
      </w:r>
    </w:p>
  </w:comment>
  <w:comment w:id="2" w:author="Harriet Alexander" w:date="2018-05-10T15:35:00Z" w:initials="HA">
    <w:p w14:paraId="59E478F2" w14:textId="5C2BA04D" w:rsidR="00D367A5" w:rsidRDefault="00D367A5">
      <w:pPr>
        <w:pStyle w:val="CommentText"/>
      </w:pPr>
      <w:r>
        <w:rPr>
          <w:rStyle w:val="CommentReference"/>
        </w:rPr>
        <w:annotationRef/>
      </w:r>
      <w:r>
        <w:t xml:space="preserve">Mean % ORF?? The scale is strange—it looks like it is number of ORF? Double check the y-axis and change to %. </w:t>
      </w:r>
    </w:p>
  </w:comment>
  <w:comment w:id="5" w:author="Harriet Alexander" w:date="2018-05-10T15:38:00Z" w:initials="HA">
    <w:p w14:paraId="7AADE12C" w14:textId="189FA241" w:rsidR="00D367A5" w:rsidRDefault="00D367A5">
      <w:pPr>
        <w:pStyle w:val="CommentText"/>
      </w:pPr>
      <w:r>
        <w:rPr>
          <w:rStyle w:val="CommentReference"/>
        </w:rPr>
        <w:annotationRef/>
      </w:r>
      <w:r>
        <w:t xml:space="preserve">This should be in the discussion of the paper not the figure legend. </w:t>
      </w:r>
    </w:p>
  </w:comment>
  <w:comment w:id="4" w:author="Harriet Alexander" w:date="2018-05-10T15:37:00Z" w:initials="HA">
    <w:p w14:paraId="7638F550" w14:textId="18BEBE8F" w:rsidR="00D367A5" w:rsidRDefault="00D367A5">
      <w:pPr>
        <w:pStyle w:val="CommentText"/>
      </w:pPr>
      <w:r>
        <w:rPr>
          <w:rStyle w:val="CommentReference"/>
        </w:rPr>
        <w:annotationRef/>
      </w:r>
      <w:r>
        <w:t xml:space="preserve">This is ANOVA? Should say what statistcal test is being used. </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0B18670" w15:done="0"/>
  <w15:commentEx w15:paraId="59E478F2" w15:done="0"/>
  <w15:commentEx w15:paraId="7AADE12C" w15:done="0"/>
  <w15:commentEx w15:paraId="7638F55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ADD2AF" w16cid:durableId="1E9EE176"/>
  <w16cid:commentId w16cid:paraId="431E6A44" w16cid:durableId="1E9EA4B9"/>
  <w16cid:commentId w16cid:paraId="13EB123D" w16cid:durableId="1E9EE415"/>
  <w16cid:commentId w16cid:paraId="6FC579BF" w16cid:durableId="1E9EE450"/>
  <w16cid:commentId w16cid:paraId="5AFB58F7" w16cid:durableId="1E9EE471"/>
  <w16cid:commentId w16cid:paraId="70DA5B96" w16cid:durableId="1E9EE4C8"/>
  <w16cid:commentId w16cid:paraId="7BA982F6" w16cid:durableId="1E9EE4D2"/>
  <w16cid:commentId w16cid:paraId="10B18670" w16cid:durableId="1E9EE562"/>
  <w16cid:commentId w16cid:paraId="59E478F2" w16cid:durableId="1E9EE53E"/>
  <w16cid:commentId w16cid:paraId="7AADE12C" w16cid:durableId="1E9EE5D9"/>
  <w16cid:commentId w16cid:paraId="7638F550" w16cid:durableId="1E9EE5C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arriet Alexander">
    <w15:presenceInfo w15:providerId="Windows Live" w15:userId="f5a2885c-fc77-4bf2-9fe7-f5614e57b9d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5F94"/>
    <w:rsid w:val="000050A4"/>
    <w:rsid w:val="00022D0F"/>
    <w:rsid w:val="000B010B"/>
    <w:rsid w:val="000B78E8"/>
    <w:rsid w:val="000C5074"/>
    <w:rsid w:val="000D2E1F"/>
    <w:rsid w:val="00150BD8"/>
    <w:rsid w:val="00171E77"/>
    <w:rsid w:val="0017209E"/>
    <w:rsid w:val="001D22EC"/>
    <w:rsid w:val="001F24D9"/>
    <w:rsid w:val="00236095"/>
    <w:rsid w:val="00262F0A"/>
    <w:rsid w:val="002A35D0"/>
    <w:rsid w:val="002D48DF"/>
    <w:rsid w:val="00305483"/>
    <w:rsid w:val="00314E4C"/>
    <w:rsid w:val="00335421"/>
    <w:rsid w:val="003542FC"/>
    <w:rsid w:val="0036295B"/>
    <w:rsid w:val="00373A70"/>
    <w:rsid w:val="003868D7"/>
    <w:rsid w:val="003923AB"/>
    <w:rsid w:val="00393346"/>
    <w:rsid w:val="003A05C8"/>
    <w:rsid w:val="003D668F"/>
    <w:rsid w:val="003F0A71"/>
    <w:rsid w:val="00426221"/>
    <w:rsid w:val="0043287C"/>
    <w:rsid w:val="004333AE"/>
    <w:rsid w:val="004A09D1"/>
    <w:rsid w:val="004C0ADC"/>
    <w:rsid w:val="004C58FF"/>
    <w:rsid w:val="00506BB6"/>
    <w:rsid w:val="005073F8"/>
    <w:rsid w:val="0051363D"/>
    <w:rsid w:val="005527BE"/>
    <w:rsid w:val="00565B79"/>
    <w:rsid w:val="00581B1B"/>
    <w:rsid w:val="00643690"/>
    <w:rsid w:val="006515AF"/>
    <w:rsid w:val="00651C4A"/>
    <w:rsid w:val="006723A1"/>
    <w:rsid w:val="00673A16"/>
    <w:rsid w:val="00682053"/>
    <w:rsid w:val="00691AFE"/>
    <w:rsid w:val="006B3163"/>
    <w:rsid w:val="007323A6"/>
    <w:rsid w:val="0075070B"/>
    <w:rsid w:val="007610AA"/>
    <w:rsid w:val="00784C6D"/>
    <w:rsid w:val="007D2DBD"/>
    <w:rsid w:val="007D6055"/>
    <w:rsid w:val="008B35F7"/>
    <w:rsid w:val="008D6AFE"/>
    <w:rsid w:val="008F1D39"/>
    <w:rsid w:val="009153A8"/>
    <w:rsid w:val="00924D5E"/>
    <w:rsid w:val="009535E8"/>
    <w:rsid w:val="0096624D"/>
    <w:rsid w:val="0098787A"/>
    <w:rsid w:val="00996A7C"/>
    <w:rsid w:val="00A00711"/>
    <w:rsid w:val="00A04067"/>
    <w:rsid w:val="00A1371C"/>
    <w:rsid w:val="00A24365"/>
    <w:rsid w:val="00A37E7B"/>
    <w:rsid w:val="00A5504C"/>
    <w:rsid w:val="00A6499C"/>
    <w:rsid w:val="00A82A6A"/>
    <w:rsid w:val="00AE1C6F"/>
    <w:rsid w:val="00B541F0"/>
    <w:rsid w:val="00B672B9"/>
    <w:rsid w:val="00B72A65"/>
    <w:rsid w:val="00BA3196"/>
    <w:rsid w:val="00BB4FD7"/>
    <w:rsid w:val="00BB5D7D"/>
    <w:rsid w:val="00BC3324"/>
    <w:rsid w:val="00BE0F8C"/>
    <w:rsid w:val="00C57725"/>
    <w:rsid w:val="00C701C2"/>
    <w:rsid w:val="00CD1627"/>
    <w:rsid w:val="00CD4ED8"/>
    <w:rsid w:val="00CD5B90"/>
    <w:rsid w:val="00D33443"/>
    <w:rsid w:val="00D367A5"/>
    <w:rsid w:val="00D43BD2"/>
    <w:rsid w:val="00D65F94"/>
    <w:rsid w:val="00D952CE"/>
    <w:rsid w:val="00DD04ED"/>
    <w:rsid w:val="00DD74F5"/>
    <w:rsid w:val="00DE47A6"/>
    <w:rsid w:val="00E11945"/>
    <w:rsid w:val="00E52AA1"/>
    <w:rsid w:val="00E671C5"/>
    <w:rsid w:val="00E92F49"/>
    <w:rsid w:val="00E958B0"/>
    <w:rsid w:val="00EA4669"/>
    <w:rsid w:val="00ED7335"/>
    <w:rsid w:val="00F1394F"/>
    <w:rsid w:val="00F3112E"/>
    <w:rsid w:val="00F61903"/>
    <w:rsid w:val="00F835C7"/>
    <w:rsid w:val="00FA0676"/>
    <w:rsid w:val="00FD7748"/>
    <w:rsid w:val="00FE7DF6"/>
    <w:rsid w:val="00FF50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21CD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65F94"/>
    <w:pPr>
      <w:pBdr>
        <w:top w:val="nil"/>
        <w:left w:val="nil"/>
        <w:bottom w:val="nil"/>
        <w:right w:val="nil"/>
        <w:between w:val="nil"/>
      </w:pBdr>
      <w:spacing w:line="276" w:lineRule="auto"/>
    </w:pPr>
    <w:rPr>
      <w:rFonts w:ascii="Times New Roman" w:eastAsia="Arial" w:hAnsi="Times New Roman" w:cs="Times New Roman"/>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D65F94"/>
    <w:pPr>
      <w:pBdr>
        <w:top w:val="nil"/>
        <w:left w:val="nil"/>
        <w:bottom w:val="nil"/>
        <w:right w:val="nil"/>
        <w:between w:val="nil"/>
      </w:pBdr>
      <w:spacing w:line="276" w:lineRule="auto"/>
    </w:pPr>
    <w:rPr>
      <w:rFonts w:ascii="Times New Roman" w:eastAsia="Arial" w:hAnsi="Times New Roman" w:cs="Times New Roman"/>
      <w:lang w:val="en"/>
    </w:rPr>
  </w:style>
  <w:style w:type="table" w:styleId="TableGrid">
    <w:name w:val="Table Grid"/>
    <w:basedOn w:val="TableNormal"/>
    <w:uiPriority w:val="59"/>
    <w:rsid w:val="00D65F94"/>
    <w:pPr>
      <w:pBdr>
        <w:top w:val="nil"/>
        <w:left w:val="nil"/>
        <w:bottom w:val="nil"/>
        <w:right w:val="nil"/>
        <w:between w:val="nil"/>
      </w:pBdr>
    </w:pPr>
    <w:rPr>
      <w:rFonts w:ascii="Times New Roman" w:eastAsia="Arial" w:hAnsi="Times New Roman" w:cs="Times New Roman"/>
      <w:lang w:val="e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542FC"/>
    <w:rPr>
      <w:sz w:val="16"/>
      <w:szCs w:val="16"/>
    </w:rPr>
  </w:style>
  <w:style w:type="paragraph" w:styleId="CommentText">
    <w:name w:val="annotation text"/>
    <w:basedOn w:val="Normal"/>
    <w:link w:val="CommentTextChar"/>
    <w:uiPriority w:val="99"/>
    <w:semiHidden/>
    <w:unhideWhenUsed/>
    <w:rsid w:val="003542FC"/>
    <w:pPr>
      <w:spacing w:line="240" w:lineRule="auto"/>
    </w:pPr>
    <w:rPr>
      <w:sz w:val="20"/>
      <w:szCs w:val="20"/>
    </w:rPr>
  </w:style>
  <w:style w:type="character" w:customStyle="1" w:styleId="CommentTextChar">
    <w:name w:val="Comment Text Char"/>
    <w:basedOn w:val="DefaultParagraphFont"/>
    <w:link w:val="CommentText"/>
    <w:uiPriority w:val="99"/>
    <w:semiHidden/>
    <w:rsid w:val="003542FC"/>
    <w:rPr>
      <w:rFonts w:ascii="Times New Roman" w:eastAsia="Arial" w:hAnsi="Times New Roman" w:cs="Times New Roman"/>
      <w:sz w:val="20"/>
      <w:szCs w:val="20"/>
      <w:lang w:val="en"/>
    </w:rPr>
  </w:style>
  <w:style w:type="paragraph" w:styleId="CommentSubject">
    <w:name w:val="annotation subject"/>
    <w:basedOn w:val="CommentText"/>
    <w:next w:val="CommentText"/>
    <w:link w:val="CommentSubjectChar"/>
    <w:uiPriority w:val="99"/>
    <w:semiHidden/>
    <w:unhideWhenUsed/>
    <w:rsid w:val="003542FC"/>
    <w:rPr>
      <w:b/>
      <w:bCs/>
    </w:rPr>
  </w:style>
  <w:style w:type="character" w:customStyle="1" w:styleId="CommentSubjectChar">
    <w:name w:val="Comment Subject Char"/>
    <w:basedOn w:val="CommentTextChar"/>
    <w:link w:val="CommentSubject"/>
    <w:uiPriority w:val="99"/>
    <w:semiHidden/>
    <w:rsid w:val="003542FC"/>
    <w:rPr>
      <w:rFonts w:ascii="Times New Roman" w:eastAsia="Arial" w:hAnsi="Times New Roman" w:cs="Times New Roman"/>
      <w:b/>
      <w:bCs/>
      <w:sz w:val="20"/>
      <w:szCs w:val="20"/>
      <w:lang w:val="en"/>
    </w:rPr>
  </w:style>
  <w:style w:type="paragraph" w:styleId="BalloonText">
    <w:name w:val="Balloon Text"/>
    <w:basedOn w:val="Normal"/>
    <w:link w:val="BalloonTextChar"/>
    <w:uiPriority w:val="99"/>
    <w:semiHidden/>
    <w:unhideWhenUsed/>
    <w:rsid w:val="003542FC"/>
    <w:pPr>
      <w:spacing w:line="240" w:lineRule="auto"/>
    </w:pPr>
    <w:rPr>
      <w:sz w:val="18"/>
      <w:szCs w:val="18"/>
    </w:rPr>
  </w:style>
  <w:style w:type="character" w:customStyle="1" w:styleId="BalloonTextChar">
    <w:name w:val="Balloon Text Char"/>
    <w:basedOn w:val="DefaultParagraphFont"/>
    <w:link w:val="BalloonText"/>
    <w:uiPriority w:val="99"/>
    <w:semiHidden/>
    <w:rsid w:val="003542FC"/>
    <w:rPr>
      <w:rFonts w:ascii="Times New Roman" w:eastAsia="Arial" w:hAnsi="Times New Roman" w:cs="Times New Roman"/>
      <w:sz w:val="18"/>
      <w:szCs w:val="18"/>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fontTable" Target="fontTable.xml"/><Relationship Id="rId21" Type="http://schemas.microsoft.com/office/2011/relationships/people" Target="people.xml"/><Relationship Id="rId22" Type="http://schemas.openxmlformats.org/officeDocument/2006/relationships/theme" Target="theme/theme1.xml"/><Relationship Id="rId23" Type="http://schemas.microsoft.com/office/2016/09/relationships/commentsIds" Target="commentsIds.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FD4AC64-334B-9C4B-B960-EA191BAB42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11</Pages>
  <Words>821</Words>
  <Characters>4683</Characters>
  <Application>Microsoft Macintosh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Johnson Cohen</dc:creator>
  <cp:keywords/>
  <dc:description/>
  <cp:lastModifiedBy>Lisa Johnson Cohen</cp:lastModifiedBy>
  <cp:revision>3</cp:revision>
  <dcterms:created xsi:type="dcterms:W3CDTF">2018-05-11T18:29:00Z</dcterms:created>
  <dcterms:modified xsi:type="dcterms:W3CDTF">2018-05-15T01:05:00Z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http://www.zotero.org/styles/chicago-note-bibliography</vt:lpwstr>
  </property>
  <property fmtid="{D5CDD505-2E9C-101B-9397-08002B2CF9AE}" pid="9" name="Mendeley Recent Style Name 3_1">
    <vt:lpwstr>Chicago Manual of Style 17th edition (note)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http://www.zotero.org/styles/gigascience</vt:lpwstr>
  </property>
  <property fmtid="{D5CDD505-2E9C-101B-9397-08002B2CF9AE}" pid="13" name="Mendeley Recent Style Name 5_1">
    <vt:lpwstr>GigaScience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5744eb75-6cf8-3fd0-9b07-5e4629cd3797</vt:lpwstr>
  </property>
  <property fmtid="{D5CDD505-2E9C-101B-9397-08002B2CF9AE}" pid="24" name="Mendeley Citation Style_1">
    <vt:lpwstr>http://www.zotero.org/styles/gigascience</vt:lpwstr>
  </property>
</Properties>
</file>